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9585330"/>
    <w:p w14:paraId="48DC8633" w14:textId="6250244D" w:rsidR="00B13EB9" w:rsidRPr="00AE0365" w:rsidRDefault="005A0007" w:rsidP="007F0B89">
      <w:pPr>
        <w:spacing w:after="0" w:line="276" w:lineRule="auto"/>
        <w:ind w:right="1325"/>
        <w:jc w:val="both"/>
        <w:rPr>
          <w:rFonts w:asciiTheme="majorBidi" w:hAnsiTheme="majorBidi" w:cstheme="majorBidi"/>
          <w:lang w:val="en-GB"/>
        </w:rPr>
      </w:pPr>
      <w:r w:rsidRPr="00AE0365">
        <w:rPr>
          <w:rFonts w:asciiTheme="majorBidi" w:eastAsia="Calibri" w:hAnsiTheme="majorBidi" w:cstheme="majorBidi"/>
          <w:noProof/>
          <w:sz w:val="22"/>
        </w:rPr>
        <mc:AlternateContent>
          <mc:Choice Requires="wpg">
            <w:drawing>
              <wp:inline distT="0" distB="0" distL="0" distR="0" wp14:anchorId="378D940F" wp14:editId="225FF47C">
                <wp:extent cx="6079253" cy="1170224"/>
                <wp:effectExtent l="0" t="0" r="0" b="0"/>
                <wp:docPr id="193247" name="Group 193247"/>
                <wp:cNvGraphicFramePr/>
                <a:graphic xmlns:a="http://schemas.openxmlformats.org/drawingml/2006/main">
                  <a:graphicData uri="http://schemas.microsoft.com/office/word/2010/wordprocessingGroup">
                    <wpg:wgp>
                      <wpg:cNvGrpSpPr/>
                      <wpg:grpSpPr>
                        <a:xfrm>
                          <a:off x="0" y="0"/>
                          <a:ext cx="6079253" cy="1170224"/>
                          <a:chOff x="0" y="0"/>
                          <a:chExt cx="6805575" cy="1231506"/>
                        </a:xfrm>
                      </wpg:grpSpPr>
                      <wps:wsp>
                        <wps:cNvPr id="6" name="Rectangle 6"/>
                        <wps:cNvSpPr/>
                        <wps:spPr>
                          <a:xfrm>
                            <a:off x="0" y="107009"/>
                            <a:ext cx="35909" cy="130911"/>
                          </a:xfrm>
                          <a:prstGeom prst="rect">
                            <a:avLst/>
                          </a:prstGeom>
                          <a:ln>
                            <a:noFill/>
                          </a:ln>
                        </wps:spPr>
                        <wps:txbx>
                          <w:txbxContent>
                            <w:p w14:paraId="386F01C5"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sz w:val="17"/>
                                </w:rPr>
                                <w:t xml:space="preserve"> </w:t>
                              </w:r>
                            </w:p>
                          </w:txbxContent>
                        </wps:txbx>
                        <wps:bodyPr horzOverflow="overflow" vert="horz" lIns="0" tIns="0" rIns="0" bIns="0" rtlCol="0">
                          <a:noAutofit/>
                        </wps:bodyPr>
                      </wps:wsp>
                      <wps:wsp>
                        <wps:cNvPr id="7" name="Rectangle 7"/>
                        <wps:cNvSpPr/>
                        <wps:spPr>
                          <a:xfrm>
                            <a:off x="804672" y="69598"/>
                            <a:ext cx="1459597" cy="214806"/>
                          </a:xfrm>
                          <a:prstGeom prst="rect">
                            <a:avLst/>
                          </a:prstGeom>
                          <a:ln>
                            <a:noFill/>
                          </a:ln>
                        </wps:spPr>
                        <wps:txbx>
                          <w:txbxContent>
                            <w:p w14:paraId="42FBD06C"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sz w:val="28"/>
                                </w:rPr>
                                <w:t xml:space="preserve">United Nations </w:t>
                              </w:r>
                            </w:p>
                          </w:txbxContent>
                        </wps:txbx>
                        <wps:bodyPr horzOverflow="overflow" vert="horz" lIns="0" tIns="0" rIns="0" bIns="0" rtlCol="0">
                          <a:noAutofit/>
                        </wps:bodyPr>
                      </wps:wsp>
                      <wps:wsp>
                        <wps:cNvPr id="8" name="Rectangle 8"/>
                        <wps:cNvSpPr/>
                        <wps:spPr>
                          <a:xfrm>
                            <a:off x="1993392" y="107009"/>
                            <a:ext cx="35909" cy="130911"/>
                          </a:xfrm>
                          <a:prstGeom prst="rect">
                            <a:avLst/>
                          </a:prstGeom>
                          <a:ln>
                            <a:noFill/>
                          </a:ln>
                        </wps:spPr>
                        <wps:txbx>
                          <w:txbxContent>
                            <w:p w14:paraId="7482FC35"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sz w:val="17"/>
                                </w:rPr>
                                <w:t xml:space="preserve"> </w:t>
                              </w:r>
                            </w:p>
                          </w:txbxContent>
                        </wps:txbx>
                        <wps:bodyPr horzOverflow="overflow" vert="horz" lIns="0" tIns="0" rIns="0" bIns="0" rtlCol="0">
                          <a:noAutofit/>
                        </wps:bodyPr>
                      </wps:wsp>
                      <wps:wsp>
                        <wps:cNvPr id="9" name="Rectangle 9"/>
                        <wps:cNvSpPr/>
                        <wps:spPr>
                          <a:xfrm>
                            <a:off x="5714237" y="0"/>
                            <a:ext cx="248238" cy="306997"/>
                          </a:xfrm>
                          <a:prstGeom prst="rect">
                            <a:avLst/>
                          </a:prstGeom>
                          <a:ln>
                            <a:noFill/>
                          </a:ln>
                        </wps:spPr>
                        <wps:txbx>
                          <w:txbxContent>
                            <w:p w14:paraId="41833651"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sz w:val="40"/>
                                </w:rPr>
                                <w:t>A</w:t>
                              </w:r>
                            </w:p>
                          </w:txbxContent>
                        </wps:txbx>
                        <wps:bodyPr horzOverflow="overflow" vert="horz" lIns="0" tIns="0" rIns="0" bIns="0" rtlCol="0">
                          <a:noAutofit/>
                        </wps:bodyPr>
                      </wps:wsp>
                      <wps:wsp>
                        <wps:cNvPr id="10" name="Rectangle 10"/>
                        <wps:cNvSpPr/>
                        <wps:spPr>
                          <a:xfrm>
                            <a:off x="5904737" y="87705"/>
                            <a:ext cx="461215" cy="153959"/>
                          </a:xfrm>
                          <a:prstGeom prst="rect">
                            <a:avLst/>
                          </a:prstGeom>
                          <a:ln>
                            <a:noFill/>
                          </a:ln>
                        </wps:spPr>
                        <wps:txbx>
                          <w:txbxContent>
                            <w:p w14:paraId="4411D50D" w14:textId="2ED4D753"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rPr>
                                <w:t>/</w:t>
                              </w:r>
                              <w:r w:rsidR="00A67455">
                                <w:rPr>
                                  <w:rFonts w:asciiTheme="majorBidi" w:hAnsiTheme="majorBidi" w:cstheme="majorBidi"/>
                                </w:rPr>
                                <w:t>80</w:t>
                              </w:r>
                              <w:r w:rsidRPr="00FE4A26">
                                <w:rPr>
                                  <w:rFonts w:asciiTheme="majorBidi" w:hAnsiTheme="majorBidi" w:cstheme="majorBidi"/>
                                </w:rPr>
                                <w:t>/X</w:t>
                              </w:r>
                            </w:p>
                          </w:txbxContent>
                        </wps:txbx>
                        <wps:bodyPr horzOverflow="overflow" vert="horz" lIns="0" tIns="0" rIns="0" bIns="0" rtlCol="0">
                          <a:noAutofit/>
                        </wps:bodyPr>
                      </wps:wsp>
                      <wps:wsp>
                        <wps:cNvPr id="17055" name="Rectangle 17055"/>
                        <wps:cNvSpPr/>
                        <wps:spPr>
                          <a:xfrm>
                            <a:off x="32766" y="885773"/>
                            <a:ext cx="35909" cy="130911"/>
                          </a:xfrm>
                          <a:prstGeom prst="rect">
                            <a:avLst/>
                          </a:prstGeom>
                          <a:ln>
                            <a:noFill/>
                          </a:ln>
                        </wps:spPr>
                        <wps:txbx>
                          <w:txbxContent>
                            <w:p w14:paraId="2BB50056"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sz w:val="17"/>
                                </w:rPr>
                                <w:t xml:space="preserve"> </w:t>
                              </w:r>
                            </w:p>
                          </w:txbxContent>
                        </wps:txbx>
                        <wps:bodyPr horzOverflow="overflow" vert="horz" lIns="0" tIns="0" rIns="0" bIns="0" rtlCol="0">
                          <a:noAutofit/>
                        </wps:bodyPr>
                      </wps:wsp>
                      <wps:wsp>
                        <wps:cNvPr id="17056" name="Rectangle 17056"/>
                        <wps:cNvSpPr/>
                        <wps:spPr>
                          <a:xfrm>
                            <a:off x="771906" y="885773"/>
                            <a:ext cx="35909" cy="130911"/>
                          </a:xfrm>
                          <a:prstGeom prst="rect">
                            <a:avLst/>
                          </a:prstGeom>
                          <a:ln>
                            <a:noFill/>
                          </a:ln>
                        </wps:spPr>
                        <wps:txbx>
                          <w:txbxContent>
                            <w:p w14:paraId="34E2BF57"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sz w:val="17"/>
                                </w:rPr>
                                <w:t xml:space="preserve"> </w:t>
                              </w:r>
                            </w:p>
                          </w:txbxContent>
                        </wps:txbx>
                        <wps:bodyPr horzOverflow="overflow" vert="horz" lIns="0" tIns="0" rIns="0" bIns="0" rtlCol="0">
                          <a:noAutofit/>
                        </wps:bodyPr>
                      </wps:wsp>
                      <wps:wsp>
                        <wps:cNvPr id="12" name="Rectangle 12"/>
                        <wps:cNvSpPr/>
                        <wps:spPr>
                          <a:xfrm>
                            <a:off x="804672" y="383565"/>
                            <a:ext cx="2592672" cy="301559"/>
                          </a:xfrm>
                          <a:prstGeom prst="rect">
                            <a:avLst/>
                          </a:prstGeom>
                          <a:ln>
                            <a:noFill/>
                          </a:ln>
                        </wps:spPr>
                        <wps:txbx>
                          <w:txbxContent>
                            <w:p w14:paraId="37EF2459"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b/>
                                  <w:sz w:val="40"/>
                                </w:rPr>
                                <w:t xml:space="preserve">General Assembly </w:t>
                              </w:r>
                            </w:p>
                          </w:txbxContent>
                        </wps:txbx>
                        <wps:bodyPr horzOverflow="overflow" vert="horz" lIns="0" tIns="0" rIns="0" bIns="0" rtlCol="0">
                          <a:noAutofit/>
                        </wps:bodyPr>
                      </wps:wsp>
                      <wps:wsp>
                        <wps:cNvPr id="13" name="Rectangle 13"/>
                        <wps:cNvSpPr/>
                        <wps:spPr>
                          <a:xfrm>
                            <a:off x="4123944" y="382853"/>
                            <a:ext cx="35909" cy="130911"/>
                          </a:xfrm>
                          <a:prstGeom prst="rect">
                            <a:avLst/>
                          </a:prstGeom>
                          <a:ln>
                            <a:noFill/>
                          </a:ln>
                        </wps:spPr>
                        <wps:txbx>
                          <w:txbxContent>
                            <w:p w14:paraId="291FB3E7"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sz w:val="17"/>
                                </w:rPr>
                                <w:t xml:space="preserve"> </w:t>
                              </w:r>
                            </w:p>
                          </w:txbxContent>
                        </wps:txbx>
                        <wps:bodyPr horzOverflow="overflow" vert="horz" lIns="0" tIns="0" rIns="0" bIns="0" rtlCol="0">
                          <a:noAutofit/>
                        </wps:bodyPr>
                      </wps:wsp>
                      <wps:wsp>
                        <wps:cNvPr id="14" name="Rectangle 14"/>
                        <wps:cNvSpPr/>
                        <wps:spPr>
                          <a:xfrm>
                            <a:off x="4279392" y="470991"/>
                            <a:ext cx="1117872" cy="153959"/>
                          </a:xfrm>
                          <a:prstGeom prst="rect">
                            <a:avLst/>
                          </a:prstGeom>
                          <a:ln>
                            <a:noFill/>
                          </a:ln>
                        </wps:spPr>
                        <wps:txbx>
                          <w:txbxContent>
                            <w:p w14:paraId="420ECD53"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color w:val="010000"/>
                                </w:rPr>
                                <w:t xml:space="preserve">Distr.: General </w:t>
                              </w:r>
                            </w:p>
                          </w:txbxContent>
                        </wps:txbx>
                        <wps:bodyPr horzOverflow="overflow" vert="horz" lIns="0" tIns="0" rIns="0" bIns="0" rtlCol="0">
                          <a:noAutofit/>
                        </wps:bodyPr>
                      </wps:wsp>
                      <wps:wsp>
                        <wps:cNvPr id="192282" name="Rectangle 192282"/>
                        <wps:cNvSpPr/>
                        <wps:spPr>
                          <a:xfrm>
                            <a:off x="4279392" y="620349"/>
                            <a:ext cx="87219" cy="153959"/>
                          </a:xfrm>
                          <a:prstGeom prst="rect">
                            <a:avLst/>
                          </a:prstGeom>
                          <a:ln>
                            <a:noFill/>
                          </a:ln>
                        </wps:spPr>
                        <wps:txbx>
                          <w:txbxContent>
                            <w:p w14:paraId="73610E3C" w14:textId="77777777" w:rsidR="005A0007" w:rsidRPr="00FE4A26" w:rsidRDefault="005A0007" w:rsidP="005A0007">
                              <w:pPr>
                                <w:spacing w:line="259" w:lineRule="auto"/>
                                <w:rPr>
                                  <w:rFonts w:asciiTheme="majorBidi" w:hAnsiTheme="majorBidi" w:cstheme="majorBidi"/>
                                </w:rPr>
                              </w:pPr>
                            </w:p>
                          </w:txbxContent>
                        </wps:txbx>
                        <wps:bodyPr horzOverflow="overflow" vert="horz" lIns="0" tIns="0" rIns="0" bIns="0" rtlCol="0">
                          <a:noAutofit/>
                        </wps:bodyPr>
                      </wps:wsp>
                      <wps:wsp>
                        <wps:cNvPr id="192283" name="Rectangle 192283"/>
                        <wps:cNvSpPr/>
                        <wps:spPr>
                          <a:xfrm>
                            <a:off x="4346941" y="619808"/>
                            <a:ext cx="1339370" cy="251401"/>
                          </a:xfrm>
                          <a:prstGeom prst="rect">
                            <a:avLst/>
                          </a:prstGeom>
                          <a:ln>
                            <a:noFill/>
                          </a:ln>
                        </wps:spPr>
                        <wps:txbx>
                          <w:txbxContent>
                            <w:p w14:paraId="63FDB021" w14:textId="5B8E03E2" w:rsidR="005A0007" w:rsidRPr="00FE4A26" w:rsidRDefault="002F346A" w:rsidP="005A0007">
                              <w:pPr>
                                <w:spacing w:line="259" w:lineRule="auto"/>
                                <w:rPr>
                                  <w:rFonts w:asciiTheme="majorBidi" w:hAnsiTheme="majorBidi" w:cstheme="majorBidi"/>
                                </w:rPr>
                              </w:pPr>
                              <w:r w:rsidRPr="00FE4A26">
                                <w:rPr>
                                  <w:rFonts w:asciiTheme="majorBidi" w:hAnsiTheme="majorBidi" w:cstheme="majorBidi"/>
                                </w:rPr>
                                <w:t>August</w:t>
                              </w:r>
                              <w:r w:rsidR="005A0007" w:rsidRPr="00FE4A26">
                                <w:rPr>
                                  <w:rFonts w:asciiTheme="majorBidi" w:hAnsiTheme="majorBidi" w:cstheme="majorBidi"/>
                                </w:rPr>
                                <w:t xml:space="preserve"> 202</w:t>
                              </w:r>
                              <w:r w:rsidRPr="00FE4A26">
                                <w:rPr>
                                  <w:rFonts w:asciiTheme="majorBidi" w:hAnsiTheme="majorBidi" w:cstheme="majorBidi"/>
                                </w:rPr>
                                <w:t>6</w:t>
                              </w:r>
                              <w:r w:rsidR="005A0007" w:rsidRPr="00FE4A26">
                                <w:rPr>
                                  <w:rFonts w:asciiTheme="majorBidi" w:hAnsiTheme="majorBidi" w:cstheme="majorBidi"/>
                                </w:rPr>
                                <w:t xml:space="preserve"> </w:t>
                              </w:r>
                            </w:p>
                          </w:txbxContent>
                        </wps:txbx>
                        <wps:bodyPr horzOverflow="overflow" vert="horz" lIns="0" tIns="0" rIns="0" bIns="0" rtlCol="0">
                          <a:noAutofit/>
                        </wps:bodyPr>
                      </wps:wsp>
                      <wps:wsp>
                        <wps:cNvPr id="16" name="Rectangle 16"/>
                        <wps:cNvSpPr/>
                        <wps:spPr>
                          <a:xfrm>
                            <a:off x="4279392" y="772748"/>
                            <a:ext cx="599772" cy="153959"/>
                          </a:xfrm>
                          <a:prstGeom prst="rect">
                            <a:avLst/>
                          </a:prstGeom>
                          <a:ln>
                            <a:noFill/>
                          </a:ln>
                        </wps:spPr>
                        <wps:txbx>
                          <w:txbxContent>
                            <w:p w14:paraId="32630000" w14:textId="77777777" w:rsidR="005A0007" w:rsidRPr="00FE4A26" w:rsidRDefault="005A0007" w:rsidP="005A0007">
                              <w:pPr>
                                <w:spacing w:line="259" w:lineRule="auto"/>
                                <w:rPr>
                                  <w:rFonts w:asciiTheme="majorBidi" w:hAnsiTheme="majorBidi" w:cstheme="majorBidi"/>
                                </w:rPr>
                              </w:pPr>
                            </w:p>
                          </w:txbxContent>
                        </wps:txbx>
                        <wps:bodyPr horzOverflow="overflow" vert="horz" lIns="0" tIns="0" rIns="0" bIns="0" rtlCol="0">
                          <a:noAutofit/>
                        </wps:bodyPr>
                      </wps:wsp>
                      <wps:wsp>
                        <wps:cNvPr id="17" name="Rectangle 17"/>
                        <wps:cNvSpPr/>
                        <wps:spPr>
                          <a:xfrm>
                            <a:off x="4279392" y="925147"/>
                            <a:ext cx="2526183" cy="153959"/>
                          </a:xfrm>
                          <a:prstGeom prst="rect">
                            <a:avLst/>
                          </a:prstGeom>
                          <a:ln>
                            <a:noFill/>
                          </a:ln>
                        </wps:spPr>
                        <wps:txbx>
                          <w:txbxContent>
                            <w:p w14:paraId="798A4FA9"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rPr>
                                <w:t>Original: English</w:t>
                              </w:r>
                            </w:p>
                          </w:txbxContent>
                        </wps:txbx>
                        <wps:bodyPr horzOverflow="overflow" vert="horz" lIns="0" tIns="0" rIns="0" bIns="0" rtlCol="0">
                          <a:noAutofit/>
                        </wps:bodyPr>
                      </wps:wsp>
                      <wps:wsp>
                        <wps:cNvPr id="18" name="Rectangle 18"/>
                        <wps:cNvSpPr/>
                        <wps:spPr>
                          <a:xfrm>
                            <a:off x="4279392" y="1077547"/>
                            <a:ext cx="1243676" cy="153959"/>
                          </a:xfrm>
                          <a:prstGeom prst="rect">
                            <a:avLst/>
                          </a:prstGeom>
                          <a:ln>
                            <a:noFill/>
                          </a:ln>
                        </wps:spPr>
                        <wps:txbx>
                          <w:txbxContent>
                            <w:p w14:paraId="20F7083B" w14:textId="77777777" w:rsidR="005A0007" w:rsidRPr="00FE4A26" w:rsidRDefault="005A0007" w:rsidP="005A0007">
                              <w:pPr>
                                <w:spacing w:line="259" w:lineRule="auto"/>
                                <w:rPr>
                                  <w:rFonts w:asciiTheme="majorBidi" w:hAnsiTheme="majorBidi" w:cstheme="majorBidi"/>
                                </w:rPr>
                              </w:pPr>
                            </w:p>
                          </w:txbxContent>
                        </wps:txbx>
                        <wps:bodyPr horzOverflow="overflow" vert="horz" lIns="0" tIns="0" rIns="0" bIns="0" rtlCol="0">
                          <a:noAutofit/>
                        </wps:bodyPr>
                      </wps:wsp>
                      <wps:wsp>
                        <wps:cNvPr id="268198" name="Shape 268198"/>
                        <wps:cNvSpPr/>
                        <wps:spPr>
                          <a:xfrm>
                            <a:off x="0" y="281856"/>
                            <a:ext cx="6254496" cy="9144"/>
                          </a:xfrm>
                          <a:custGeom>
                            <a:avLst/>
                            <a:gdLst/>
                            <a:ahLst/>
                            <a:cxnLst/>
                            <a:rect l="0" t="0" r="0" b="0"/>
                            <a:pathLst>
                              <a:path w="6254496" h="9144">
                                <a:moveTo>
                                  <a:pt x="0" y="0"/>
                                </a:moveTo>
                                <a:lnTo>
                                  <a:pt x="6254496" y="0"/>
                                </a:lnTo>
                                <a:lnTo>
                                  <a:pt x="62544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1" name="Picture 31"/>
                          <pic:cNvPicPr/>
                        </pic:nvPicPr>
                        <pic:blipFill>
                          <a:blip r:embed="rId11"/>
                          <a:stretch>
                            <a:fillRect/>
                          </a:stretch>
                        </pic:blipFill>
                        <pic:spPr>
                          <a:xfrm>
                            <a:off x="59436" y="364913"/>
                            <a:ext cx="713232" cy="596646"/>
                          </a:xfrm>
                          <a:prstGeom prst="rect">
                            <a:avLst/>
                          </a:prstGeom>
                        </pic:spPr>
                      </pic:pic>
                    </wpg:wgp>
                  </a:graphicData>
                </a:graphic>
              </wp:inline>
            </w:drawing>
          </mc:Choice>
          <mc:Fallback xmlns:arto="http://schemas.microsoft.com/office/word/2006/arto" xmlns:w16cei="http://schemas.microsoft.com/office/word/2026/wordml/cei">
            <w:pict>
              <v:group w14:anchorId="378D940F" id="Group 193247" o:spid="_x0000_s1026" style="width:478.7pt;height:92.15pt;mso-position-horizontal-relative:char;mso-position-vertical-relative:line" coordsize="68055,123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">
                <v:rect id="Rectangle 6" o:spid="_x0000_s1027" style="position:absolute;top:1070;width:35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386F01C5"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sz w:val="17"/>
                          </w:rPr>
                          <w:t xml:space="preserve"> </w:t>
                        </w:r>
                      </w:p>
                    </w:txbxContent>
                  </v:textbox>
                </v:rect>
                <v:rect id="Rectangle 7" o:spid="_x0000_s1028" style="position:absolute;left:8046;top:695;width:14596;height:2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2FBD06C"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sz w:val="28"/>
                          </w:rPr>
                          <w:t xml:space="preserve">United Nations </w:t>
                        </w:r>
                      </w:p>
                    </w:txbxContent>
                  </v:textbox>
                </v:rect>
                <v:rect id="Rectangle 8" o:spid="_x0000_s1029" style="position:absolute;left:19933;top:1070;width:360;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482FC35"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sz w:val="17"/>
                          </w:rPr>
                          <w:t xml:space="preserve"> </w:t>
                        </w:r>
                      </w:p>
                    </w:txbxContent>
                  </v:textbox>
                </v:rect>
                <v:rect id="Rectangle 9" o:spid="_x0000_s1030" style="position:absolute;left:57142;width:2482;height:3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1833651"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sz w:val="40"/>
                          </w:rPr>
                          <w:t>A</w:t>
                        </w:r>
                      </w:p>
                    </w:txbxContent>
                  </v:textbox>
                </v:rect>
                <v:rect id="Rectangle 10" o:spid="_x0000_s1031" style="position:absolute;left:59047;top:877;width:4612;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411D50D" w14:textId="2ED4D753"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rPr>
                          <w:t>/</w:t>
                        </w:r>
                        <w:r w:rsidR="00A67455">
                          <w:rPr>
                            <w:rFonts w:asciiTheme="majorBidi" w:hAnsiTheme="majorBidi" w:cstheme="majorBidi"/>
                          </w:rPr>
                          <w:t>80</w:t>
                        </w:r>
                        <w:r w:rsidRPr="00FE4A26">
                          <w:rPr>
                            <w:rFonts w:asciiTheme="majorBidi" w:hAnsiTheme="majorBidi" w:cstheme="majorBidi"/>
                          </w:rPr>
                          <w:t>/X</w:t>
                        </w:r>
                      </w:p>
                    </w:txbxContent>
                  </v:textbox>
                </v:rect>
                <v:rect id="Rectangle 17055" o:spid="_x0000_s1032" style="position:absolute;left:327;top:8857;width:35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" filled="f" stroked="f">
                  <v:textbox inset="0,0,0,0">
                    <w:txbxContent>
                      <w:p w14:paraId="2BB50056"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sz w:val="17"/>
                          </w:rPr>
                          <w:t xml:space="preserve"> </w:t>
                        </w:r>
                      </w:p>
                    </w:txbxContent>
                  </v:textbox>
                </v:rect>
                <v:rect id="Rectangle 17056" o:spid="_x0000_s1033" style="position:absolute;left:7719;top:8857;width:35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" filled="f" stroked="f">
                  <v:textbox inset="0,0,0,0">
                    <w:txbxContent>
                      <w:p w14:paraId="34E2BF57"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sz w:val="17"/>
                          </w:rPr>
                          <w:t xml:space="preserve"> </w:t>
                        </w:r>
                      </w:p>
                    </w:txbxContent>
                  </v:textbox>
                </v:rect>
                <v:rect id="Rectangle 12" o:spid="_x0000_s1034" style="position:absolute;left:8046;top:3835;width:25927;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7EF2459"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b/>
                            <w:sz w:val="40"/>
                          </w:rPr>
                          <w:t xml:space="preserve">General Assembly </w:t>
                        </w:r>
                      </w:p>
                    </w:txbxContent>
                  </v:textbox>
                </v:rect>
                <v:rect id="Rectangle 13" o:spid="_x0000_s1035" style="position:absolute;left:41239;top:3828;width:35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91FB3E7"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sz w:val="17"/>
                          </w:rPr>
                          <w:t xml:space="preserve"> </w:t>
                        </w:r>
                      </w:p>
                    </w:txbxContent>
                  </v:textbox>
                </v:rect>
                <v:rect id="Rectangle 14" o:spid="_x0000_s1036" style="position:absolute;left:42793;top:4709;width:11179;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20ECD53"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color w:val="010000"/>
                          </w:rPr>
                          <w:t xml:space="preserve">Distr.: General </w:t>
                        </w:r>
                      </w:p>
                    </w:txbxContent>
                  </v:textbox>
                </v:rect>
                <v:rect id="Rectangle 192282" o:spid="_x0000_s1037" style="position:absolute;left:42793;top:6203;width:87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" filled="f" stroked="f">
                  <v:textbox inset="0,0,0,0">
                    <w:txbxContent>
                      <w:p w14:paraId="73610E3C" w14:textId="77777777" w:rsidR="005A0007" w:rsidRPr="00FE4A26" w:rsidRDefault="005A0007" w:rsidP="005A0007">
                        <w:pPr>
                          <w:spacing w:line="259" w:lineRule="auto"/>
                          <w:rPr>
                            <w:rFonts w:asciiTheme="majorBidi" w:hAnsiTheme="majorBidi" w:cstheme="majorBidi"/>
                          </w:rPr>
                        </w:pPr>
                      </w:p>
                    </w:txbxContent>
                  </v:textbox>
                </v:rect>
                <v:rect id="Rectangle 192283" o:spid="_x0000_s1038" style="position:absolute;left:43469;top:6198;width:13394;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" filled="f" stroked="f">
                  <v:textbox inset="0,0,0,0">
                    <w:txbxContent>
                      <w:p w14:paraId="63FDB021" w14:textId="5B8E03E2" w:rsidR="005A0007" w:rsidRPr="00FE4A26" w:rsidRDefault="002F346A" w:rsidP="005A0007">
                        <w:pPr>
                          <w:spacing w:line="259" w:lineRule="auto"/>
                          <w:rPr>
                            <w:rFonts w:asciiTheme="majorBidi" w:hAnsiTheme="majorBidi" w:cstheme="majorBidi"/>
                          </w:rPr>
                        </w:pPr>
                        <w:r w:rsidRPr="00FE4A26">
                          <w:rPr>
                            <w:rFonts w:asciiTheme="majorBidi" w:hAnsiTheme="majorBidi" w:cstheme="majorBidi"/>
                          </w:rPr>
                          <w:t>August</w:t>
                        </w:r>
                        <w:r w:rsidR="005A0007" w:rsidRPr="00FE4A26">
                          <w:rPr>
                            <w:rFonts w:asciiTheme="majorBidi" w:hAnsiTheme="majorBidi" w:cstheme="majorBidi"/>
                          </w:rPr>
                          <w:t xml:space="preserve"> 202</w:t>
                        </w:r>
                        <w:r w:rsidRPr="00FE4A26">
                          <w:rPr>
                            <w:rFonts w:asciiTheme="majorBidi" w:hAnsiTheme="majorBidi" w:cstheme="majorBidi"/>
                          </w:rPr>
                          <w:t>6</w:t>
                        </w:r>
                        <w:r w:rsidR="005A0007" w:rsidRPr="00FE4A26">
                          <w:rPr>
                            <w:rFonts w:asciiTheme="majorBidi" w:hAnsiTheme="majorBidi" w:cstheme="majorBidi"/>
                          </w:rPr>
                          <w:t xml:space="preserve"> </w:t>
                        </w:r>
                      </w:p>
                    </w:txbxContent>
                  </v:textbox>
                </v:rect>
                <v:rect id="Rectangle 16" o:spid="_x0000_s1039" style="position:absolute;left:42793;top:7727;width:5998;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2630000" w14:textId="77777777" w:rsidR="005A0007" w:rsidRPr="00FE4A26" w:rsidRDefault="005A0007" w:rsidP="005A0007">
                        <w:pPr>
                          <w:spacing w:line="259" w:lineRule="auto"/>
                          <w:rPr>
                            <w:rFonts w:asciiTheme="majorBidi" w:hAnsiTheme="majorBidi" w:cstheme="majorBidi"/>
                          </w:rPr>
                        </w:pPr>
                      </w:p>
                    </w:txbxContent>
                  </v:textbox>
                </v:rect>
                <v:rect id="Rectangle 17" o:spid="_x0000_s1040" style="position:absolute;left:42793;top:9251;width:2526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98A4FA9" w14:textId="77777777" w:rsidR="005A0007" w:rsidRPr="00FE4A26" w:rsidRDefault="005A0007" w:rsidP="005A0007">
                        <w:pPr>
                          <w:spacing w:line="259" w:lineRule="auto"/>
                          <w:rPr>
                            <w:rFonts w:asciiTheme="majorBidi" w:hAnsiTheme="majorBidi" w:cstheme="majorBidi"/>
                          </w:rPr>
                        </w:pPr>
                        <w:r w:rsidRPr="00FE4A26">
                          <w:rPr>
                            <w:rFonts w:asciiTheme="majorBidi" w:hAnsiTheme="majorBidi" w:cstheme="majorBidi"/>
                          </w:rPr>
                          <w:t>Original: English</w:t>
                        </w:r>
                      </w:p>
                    </w:txbxContent>
                  </v:textbox>
                </v:rect>
                <v:rect id="Rectangle 18" o:spid="_x0000_s1041" style="position:absolute;left:42793;top:10775;width:12437;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0F7083B" w14:textId="77777777" w:rsidR="005A0007" w:rsidRPr="00FE4A26" w:rsidRDefault="005A0007" w:rsidP="005A0007">
                        <w:pPr>
                          <w:spacing w:line="259" w:lineRule="auto"/>
                          <w:rPr>
                            <w:rFonts w:asciiTheme="majorBidi" w:hAnsiTheme="majorBidi" w:cstheme="majorBidi"/>
                          </w:rPr>
                        </w:pPr>
                      </w:p>
                    </w:txbxContent>
                  </v:textbox>
                </v:rect>
                <v:shape id="Shape 268198" o:spid="_x0000_s1042" style="position:absolute;top:2818;width:62544;height:92;visibility:visible;mso-wrap-style:square;v-text-anchor:top" coordsize="6254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" path="m,l6254496,r,9144l,9144,,e" fillcolor="black" stroked="f" strokeweight="0">
                  <v:stroke miterlimit="83231f" joinstyle="miter"/>
                  <v:path arrowok="t" textboxrect="0,0,6254496,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 o:spid="_x0000_s1043" type="#_x0000_t75" style="position:absolute;left:594;top:3649;width:7132;height:5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">
                  <v:imagedata r:id="rId12" o:title=""/>
                </v:shape>
                <w10:anchorlock/>
              </v:group>
            </w:pict>
          </mc:Fallback>
        </mc:AlternateContent>
      </w:r>
    </w:p>
    <w:p w14:paraId="4F1524DF" w14:textId="02405CE6" w:rsidR="00B13EB9" w:rsidRPr="00AE0365" w:rsidRDefault="00B13EB9" w:rsidP="00B13EB9">
      <w:pPr>
        <w:spacing w:after="0" w:line="276" w:lineRule="auto"/>
        <w:ind w:left="493" w:right="1325" w:hanging="10"/>
        <w:jc w:val="both"/>
        <w:rPr>
          <w:rFonts w:asciiTheme="majorBidi" w:eastAsia="Times New Roman" w:hAnsiTheme="majorBidi" w:cstheme="majorBidi"/>
          <w:color w:val="000000" w:themeColor="text1"/>
          <w:sz w:val="20"/>
          <w:szCs w:val="20"/>
          <w:lang w:val="en-GB"/>
        </w:rPr>
      </w:pPr>
      <w:r w:rsidRPr="00AE0365">
        <w:rPr>
          <w:rFonts w:asciiTheme="majorBidi" w:hAnsiTheme="majorBidi" w:cstheme="majorBidi"/>
          <w:noProof/>
        </w:rPr>
        <w:drawing>
          <wp:anchor distT="0" distB="0" distL="114300" distR="114300" simplePos="0" relativeHeight="251658240" behindDoc="0" locked="0" layoutInCell="1" allowOverlap="1" wp14:anchorId="1BEB353D" wp14:editId="2966187D">
            <wp:simplePos x="0" y="0"/>
            <wp:positionH relativeFrom="margin">
              <wp:align>center</wp:align>
            </wp:positionH>
            <wp:positionV relativeFrom="paragraph">
              <wp:posOffset>135135</wp:posOffset>
            </wp:positionV>
            <wp:extent cx="5943600" cy="47625"/>
            <wp:effectExtent l="0" t="0" r="0" b="3175"/>
            <wp:wrapSquare wrapText="bothSides"/>
            <wp:docPr id="1543723164" name="Picture 1543723164" descr="Group 193248,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453949"/>
                    <pic:cNvPicPr/>
                  </pic:nvPicPr>
                  <pic:blipFill>
                    <a:blip r:embed="rId13">
                      <a:extLst>
                        <a:ext uri="{28A0092B-C50C-407E-A947-70E740481C1C}">
                          <a14:useLocalDpi xmlns:a14="http://schemas.microsoft.com/office/drawing/2010/main" val="0"/>
                        </a:ext>
                      </a:extLst>
                    </a:blip>
                    <a:stretch>
                      <a:fillRect/>
                    </a:stretch>
                  </pic:blipFill>
                  <pic:spPr>
                    <a:xfrm>
                      <a:off x="0" y="0"/>
                      <a:ext cx="5943600" cy="47625"/>
                    </a:xfrm>
                    <a:prstGeom prst="rect">
                      <a:avLst/>
                    </a:prstGeom>
                  </pic:spPr>
                </pic:pic>
              </a:graphicData>
            </a:graphic>
            <wp14:sizeRelH relativeFrom="page">
              <wp14:pctWidth>0</wp14:pctWidth>
            </wp14:sizeRelH>
            <wp14:sizeRelV relativeFrom="page">
              <wp14:pctHeight>0</wp14:pctHeight>
            </wp14:sizeRelV>
          </wp:anchor>
        </w:drawing>
      </w:r>
      <w:r w:rsidR="00267A7B" w:rsidRPr="00AE0365">
        <w:rPr>
          <w:rFonts w:asciiTheme="majorBidi" w:eastAsia="Times New Roman" w:hAnsiTheme="majorBidi" w:cstheme="majorBidi"/>
          <w:color w:val="000000" w:themeColor="text1"/>
          <w:sz w:val="20"/>
          <w:szCs w:val="20"/>
          <w:lang w:val="en-GB"/>
        </w:rPr>
        <w:t>Look</w:t>
      </w:r>
    </w:p>
    <w:p w14:paraId="4A2C087A" w14:textId="4481EB4B" w:rsidR="04E4C0AA" w:rsidRPr="00AE0365" w:rsidRDefault="00FF0304" w:rsidP="00A72E1C">
      <w:pPr>
        <w:spacing w:after="0" w:line="276" w:lineRule="auto"/>
        <w:ind w:left="493" w:right="1325" w:hanging="10"/>
        <w:jc w:val="both"/>
        <w:rPr>
          <w:rFonts w:asciiTheme="majorBidi" w:eastAsia="Times New Roman" w:hAnsiTheme="majorBidi" w:cstheme="majorBidi"/>
          <w:color w:val="000000" w:themeColor="text1"/>
          <w:sz w:val="20"/>
          <w:szCs w:val="20"/>
          <w:lang w:val="en-GB"/>
        </w:rPr>
      </w:pPr>
      <w:r w:rsidRPr="00AE0365">
        <w:rPr>
          <w:rFonts w:asciiTheme="majorBidi" w:eastAsia="Times New Roman" w:hAnsiTheme="majorBidi" w:cstheme="majorBidi"/>
          <w:b/>
          <w:bCs/>
          <w:color w:val="000000" w:themeColor="text1"/>
          <w:sz w:val="20"/>
          <w:szCs w:val="20"/>
          <w:lang w:val="en-GB"/>
        </w:rPr>
        <w:t>Eightieth</w:t>
      </w:r>
      <w:r w:rsidR="04E4C0AA" w:rsidRPr="00AE0365">
        <w:rPr>
          <w:rFonts w:asciiTheme="majorBidi" w:eastAsia="Times New Roman" w:hAnsiTheme="majorBidi" w:cstheme="majorBidi"/>
          <w:b/>
          <w:bCs/>
          <w:color w:val="000000" w:themeColor="text1"/>
          <w:sz w:val="20"/>
          <w:szCs w:val="20"/>
          <w:lang w:val="en-GB"/>
        </w:rPr>
        <w:t xml:space="preserve"> session </w:t>
      </w:r>
    </w:p>
    <w:p w14:paraId="75ADA35E" w14:textId="6B9F1271" w:rsidR="04E4C0AA" w:rsidRPr="00AE0365" w:rsidRDefault="04E4C0AA" w:rsidP="00A72E1C">
      <w:pPr>
        <w:spacing w:after="0" w:line="276" w:lineRule="auto"/>
        <w:ind w:left="493" w:right="1325" w:hanging="10"/>
        <w:jc w:val="both"/>
        <w:rPr>
          <w:rFonts w:asciiTheme="majorBidi" w:eastAsia="Times New Roman" w:hAnsiTheme="majorBidi" w:cstheme="majorBidi"/>
          <w:color w:val="000000" w:themeColor="text1"/>
          <w:sz w:val="20"/>
          <w:szCs w:val="20"/>
          <w:lang w:val="en-GB"/>
        </w:rPr>
      </w:pPr>
      <w:r w:rsidRPr="00AE0365">
        <w:rPr>
          <w:rFonts w:asciiTheme="majorBidi" w:eastAsia="Times New Roman" w:hAnsiTheme="majorBidi" w:cstheme="majorBidi"/>
          <w:color w:val="000000" w:themeColor="text1"/>
          <w:sz w:val="20"/>
          <w:szCs w:val="20"/>
          <w:lang w:val="en-GB"/>
        </w:rPr>
        <w:t xml:space="preserve">Item </w:t>
      </w:r>
      <w:r w:rsidR="005A3622" w:rsidRPr="00AE0365">
        <w:rPr>
          <w:rFonts w:asciiTheme="majorBidi" w:eastAsia="Times New Roman" w:hAnsiTheme="majorBidi" w:cstheme="majorBidi"/>
          <w:color w:val="000000" w:themeColor="text1"/>
          <w:sz w:val="20"/>
          <w:szCs w:val="20"/>
          <w:lang w:val="en-GB"/>
        </w:rPr>
        <w:t>13</w:t>
      </w:r>
      <w:r w:rsidRPr="00AE0365">
        <w:rPr>
          <w:rFonts w:asciiTheme="majorBidi" w:eastAsia="Times New Roman" w:hAnsiTheme="majorBidi" w:cstheme="majorBidi"/>
          <w:color w:val="000000" w:themeColor="text1"/>
          <w:sz w:val="20"/>
          <w:szCs w:val="20"/>
          <w:lang w:val="en-GB"/>
        </w:rPr>
        <w:t xml:space="preserve"> </w:t>
      </w:r>
    </w:p>
    <w:p w14:paraId="6DB965B5" w14:textId="77777777" w:rsidR="0094419A" w:rsidRPr="00AE0365" w:rsidRDefault="00240860" w:rsidP="0094419A">
      <w:pPr>
        <w:spacing w:after="0" w:line="276" w:lineRule="auto"/>
        <w:ind w:left="493" w:right="1325"/>
        <w:rPr>
          <w:rFonts w:asciiTheme="majorBidi" w:eastAsia="Times New Roman" w:hAnsiTheme="majorBidi" w:cstheme="majorBidi"/>
          <w:b/>
          <w:bCs/>
          <w:color w:val="000000" w:themeColor="text1"/>
          <w:sz w:val="20"/>
          <w:szCs w:val="20"/>
          <w:lang w:val="en-GB"/>
        </w:rPr>
      </w:pPr>
      <w:r w:rsidRPr="00AE0365">
        <w:rPr>
          <w:rFonts w:asciiTheme="majorBidi" w:eastAsia="Times New Roman" w:hAnsiTheme="majorBidi" w:cstheme="majorBidi"/>
          <w:b/>
          <w:bCs/>
          <w:color w:val="000000" w:themeColor="text1"/>
          <w:sz w:val="20"/>
          <w:szCs w:val="20"/>
          <w:lang w:val="en-GB"/>
        </w:rPr>
        <w:t xml:space="preserve">Integrated and coordinated implementation of and </w:t>
      </w:r>
    </w:p>
    <w:p w14:paraId="4D8603ED" w14:textId="77777777" w:rsidR="0094419A" w:rsidRPr="00AE0365" w:rsidRDefault="00240860" w:rsidP="0094419A">
      <w:pPr>
        <w:spacing w:after="0" w:line="276" w:lineRule="auto"/>
        <w:ind w:left="493" w:right="1325"/>
        <w:rPr>
          <w:rFonts w:asciiTheme="majorBidi" w:eastAsia="Times New Roman" w:hAnsiTheme="majorBidi" w:cstheme="majorBidi"/>
          <w:b/>
          <w:bCs/>
          <w:color w:val="000000" w:themeColor="text1"/>
          <w:sz w:val="20"/>
          <w:szCs w:val="20"/>
          <w:lang w:val="en-GB"/>
        </w:rPr>
      </w:pPr>
      <w:r w:rsidRPr="00AE0365">
        <w:rPr>
          <w:rFonts w:asciiTheme="majorBidi" w:eastAsia="Times New Roman" w:hAnsiTheme="majorBidi" w:cstheme="majorBidi"/>
          <w:b/>
          <w:bCs/>
          <w:color w:val="000000" w:themeColor="text1"/>
          <w:sz w:val="20"/>
          <w:szCs w:val="20"/>
          <w:lang w:val="en-GB"/>
        </w:rPr>
        <w:t xml:space="preserve">follow-up to the outcomes of the major United Nations </w:t>
      </w:r>
    </w:p>
    <w:p w14:paraId="79582E88" w14:textId="77777777" w:rsidR="0094419A" w:rsidRPr="00AE0365" w:rsidRDefault="00240860" w:rsidP="0094419A">
      <w:pPr>
        <w:spacing w:after="0" w:line="276" w:lineRule="auto"/>
        <w:ind w:left="493" w:right="1325"/>
        <w:rPr>
          <w:rFonts w:asciiTheme="majorBidi" w:eastAsia="Times New Roman" w:hAnsiTheme="majorBidi" w:cstheme="majorBidi"/>
          <w:b/>
          <w:bCs/>
          <w:color w:val="000000" w:themeColor="text1"/>
          <w:sz w:val="20"/>
          <w:szCs w:val="20"/>
          <w:lang w:val="en-GB"/>
        </w:rPr>
      </w:pPr>
      <w:r w:rsidRPr="00AE0365">
        <w:rPr>
          <w:rFonts w:asciiTheme="majorBidi" w:eastAsia="Times New Roman" w:hAnsiTheme="majorBidi" w:cstheme="majorBidi"/>
          <w:b/>
          <w:bCs/>
          <w:color w:val="000000" w:themeColor="text1"/>
          <w:sz w:val="20"/>
          <w:szCs w:val="20"/>
          <w:lang w:val="en-GB"/>
        </w:rPr>
        <w:t>conferences and summits in the economic, social</w:t>
      </w:r>
      <w:r w:rsidR="0094419A" w:rsidRPr="00AE0365">
        <w:rPr>
          <w:rFonts w:asciiTheme="majorBidi" w:eastAsia="Times New Roman" w:hAnsiTheme="majorBidi" w:cstheme="majorBidi"/>
          <w:b/>
          <w:bCs/>
          <w:color w:val="000000" w:themeColor="text1"/>
          <w:sz w:val="20"/>
          <w:szCs w:val="20"/>
          <w:lang w:val="en-GB"/>
        </w:rPr>
        <w:t xml:space="preserve"> </w:t>
      </w:r>
      <w:r w:rsidRPr="00AE0365">
        <w:rPr>
          <w:rFonts w:asciiTheme="majorBidi" w:eastAsia="Times New Roman" w:hAnsiTheme="majorBidi" w:cstheme="majorBidi"/>
          <w:b/>
          <w:bCs/>
          <w:color w:val="000000" w:themeColor="text1"/>
          <w:sz w:val="20"/>
          <w:szCs w:val="20"/>
          <w:lang w:val="en-GB"/>
        </w:rPr>
        <w:t xml:space="preserve">and </w:t>
      </w:r>
    </w:p>
    <w:p w14:paraId="53252E5F" w14:textId="6896B986" w:rsidR="04E4C0AA" w:rsidRPr="00AE0365" w:rsidRDefault="00240860" w:rsidP="0094419A">
      <w:pPr>
        <w:spacing w:after="0" w:line="276" w:lineRule="auto"/>
        <w:ind w:left="493" w:right="1325"/>
        <w:rPr>
          <w:rFonts w:asciiTheme="majorBidi" w:eastAsia="Times New Roman" w:hAnsiTheme="majorBidi" w:cstheme="majorBidi"/>
          <w:b/>
          <w:bCs/>
          <w:color w:val="000000" w:themeColor="text1"/>
          <w:sz w:val="20"/>
          <w:szCs w:val="20"/>
          <w:lang w:val="en-GB"/>
        </w:rPr>
      </w:pPr>
      <w:r w:rsidRPr="00AE0365">
        <w:rPr>
          <w:rFonts w:asciiTheme="majorBidi" w:eastAsia="Times New Roman" w:hAnsiTheme="majorBidi" w:cstheme="majorBidi"/>
          <w:b/>
          <w:bCs/>
          <w:color w:val="000000" w:themeColor="text1"/>
          <w:sz w:val="20"/>
          <w:szCs w:val="20"/>
          <w:lang w:val="en-GB"/>
        </w:rPr>
        <w:t>related fields</w:t>
      </w:r>
    </w:p>
    <w:p w14:paraId="44CDF56E" w14:textId="77777777" w:rsidR="00240860" w:rsidRPr="00AE0365" w:rsidRDefault="00240860" w:rsidP="002F346A">
      <w:pPr>
        <w:spacing w:after="0" w:line="276" w:lineRule="auto"/>
        <w:ind w:left="493" w:right="1325" w:hanging="10"/>
        <w:jc w:val="both"/>
        <w:rPr>
          <w:rFonts w:asciiTheme="majorBidi" w:eastAsia="Times New Roman" w:hAnsiTheme="majorBidi" w:cstheme="majorBidi"/>
          <w:b/>
          <w:bCs/>
          <w:color w:val="000000" w:themeColor="text1"/>
          <w:sz w:val="28"/>
          <w:szCs w:val="28"/>
          <w:lang w:val="en-GB"/>
        </w:rPr>
      </w:pPr>
    </w:p>
    <w:p w14:paraId="5E65E03B" w14:textId="4253F97A" w:rsidR="00D26956" w:rsidRPr="00AE0365" w:rsidRDefault="002F346A" w:rsidP="002F346A">
      <w:pPr>
        <w:spacing w:after="0" w:line="276" w:lineRule="auto"/>
        <w:ind w:left="493" w:right="1325" w:hanging="10"/>
        <w:jc w:val="both"/>
        <w:rPr>
          <w:rFonts w:asciiTheme="majorBidi" w:eastAsia="Times New Roman" w:hAnsiTheme="majorBidi" w:cstheme="majorBidi"/>
          <w:b/>
          <w:bCs/>
          <w:color w:val="000000" w:themeColor="text1"/>
          <w:lang w:val="en-GB"/>
        </w:rPr>
      </w:pPr>
      <w:r w:rsidRPr="00AE0365">
        <w:rPr>
          <w:rFonts w:asciiTheme="majorBidi" w:eastAsia="Times New Roman" w:hAnsiTheme="majorBidi" w:cstheme="majorBidi"/>
          <w:b/>
          <w:bCs/>
          <w:color w:val="000000" w:themeColor="text1"/>
          <w:sz w:val="28"/>
          <w:szCs w:val="28"/>
          <w:lang w:val="en-GB"/>
        </w:rPr>
        <w:t>Unique challenges faced by developing countries in artificial intelligence capacity-building</w:t>
      </w:r>
    </w:p>
    <w:p w14:paraId="7FFA9F99" w14:textId="77777777" w:rsidR="002F346A" w:rsidRPr="00AE0365" w:rsidRDefault="002F346A" w:rsidP="00D26956">
      <w:pPr>
        <w:tabs>
          <w:tab w:val="center" w:pos="3374"/>
        </w:tabs>
        <w:spacing w:after="0" w:line="276" w:lineRule="auto"/>
        <w:ind w:left="493" w:right="1325"/>
        <w:jc w:val="both"/>
        <w:rPr>
          <w:rFonts w:asciiTheme="majorBidi" w:eastAsia="Times New Roman" w:hAnsiTheme="majorBidi" w:cstheme="majorBidi"/>
          <w:b/>
          <w:bCs/>
          <w:color w:val="000000" w:themeColor="text1"/>
          <w:lang w:val="en-GB"/>
        </w:rPr>
      </w:pPr>
    </w:p>
    <w:p w14:paraId="5171325D" w14:textId="729602E9" w:rsidR="04E4C0AA" w:rsidRPr="00AE0365" w:rsidRDefault="04E4C0AA" w:rsidP="00D26956">
      <w:pPr>
        <w:tabs>
          <w:tab w:val="center" w:pos="3374"/>
        </w:tabs>
        <w:spacing w:after="0" w:line="276" w:lineRule="auto"/>
        <w:ind w:left="493" w:right="1325"/>
        <w:jc w:val="both"/>
        <w:rPr>
          <w:rFonts w:asciiTheme="majorBidi" w:eastAsia="Times New Roman" w:hAnsiTheme="majorBidi" w:cstheme="majorBidi"/>
          <w:b/>
          <w:bCs/>
          <w:color w:val="000000" w:themeColor="text1"/>
          <w:lang w:val="en-GB"/>
        </w:rPr>
      </w:pPr>
      <w:r w:rsidRPr="00AE0365">
        <w:rPr>
          <w:rFonts w:asciiTheme="majorBidi" w:eastAsia="Times New Roman" w:hAnsiTheme="majorBidi" w:cstheme="majorBidi"/>
          <w:b/>
          <w:bCs/>
          <w:color w:val="000000" w:themeColor="text1"/>
          <w:lang w:val="en-GB"/>
        </w:rPr>
        <w:t xml:space="preserve">Report of the Secretary-General </w:t>
      </w:r>
    </w:p>
    <w:p w14:paraId="35A317DE" w14:textId="77777777" w:rsidR="0067109A" w:rsidRPr="00AE0365" w:rsidRDefault="0067109A" w:rsidP="0067109A">
      <w:pPr>
        <w:tabs>
          <w:tab w:val="center" w:pos="3374"/>
        </w:tabs>
        <w:spacing w:after="0" w:line="276" w:lineRule="auto"/>
        <w:ind w:left="493" w:right="1325"/>
        <w:jc w:val="both"/>
        <w:rPr>
          <w:rFonts w:asciiTheme="majorBidi" w:eastAsia="Times New Roman" w:hAnsiTheme="majorBidi" w:cstheme="majorBidi"/>
          <w:color w:val="000000" w:themeColor="text1"/>
          <w:lang w:val="en-GB"/>
        </w:rPr>
      </w:pPr>
    </w:p>
    <w:p w14:paraId="67535183" w14:textId="4C181638" w:rsidR="04E4C0AA" w:rsidRPr="00AE0365" w:rsidRDefault="04E4C0AA"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r w:rsidRPr="00AE0365">
        <w:rPr>
          <w:rFonts w:asciiTheme="majorBidi" w:eastAsia="Times New Roman" w:hAnsiTheme="majorBidi" w:cstheme="majorBidi"/>
          <w:color w:val="000000" w:themeColor="text1"/>
          <w:sz w:val="12"/>
          <w:szCs w:val="12"/>
          <w:lang w:val="en-GB"/>
        </w:rPr>
        <w:t xml:space="preserve"> </w:t>
      </w:r>
    </w:p>
    <w:p w14:paraId="3ADF997C" w14:textId="3EC4C55B" w:rsidR="04E4C0AA" w:rsidRPr="00AE0365" w:rsidRDefault="04E4C0AA"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r w:rsidRPr="00AE0365">
        <w:rPr>
          <w:rFonts w:asciiTheme="majorBidi" w:eastAsia="Times New Roman" w:hAnsiTheme="majorBidi" w:cstheme="majorBidi"/>
          <w:color w:val="000000" w:themeColor="text1"/>
          <w:sz w:val="12"/>
          <w:szCs w:val="12"/>
          <w:lang w:val="en-GB"/>
        </w:rPr>
        <w:t xml:space="preserve"> </w:t>
      </w:r>
    </w:p>
    <w:tbl>
      <w:tblPr>
        <w:tblStyle w:val="TableGrid"/>
        <w:tblW w:w="0" w:type="auto"/>
        <w:tblInd w:w="562" w:type="dxa"/>
        <w:tblLayout w:type="fixed"/>
        <w:tblLook w:val="06A0" w:firstRow="1" w:lastRow="0" w:firstColumn="1" w:lastColumn="0" w:noHBand="1" w:noVBand="1"/>
      </w:tblPr>
      <w:tblGrid>
        <w:gridCol w:w="8384"/>
      </w:tblGrid>
      <w:tr w:rsidR="7C74D65A" w:rsidRPr="00AE0365" w14:paraId="30516E96" w14:textId="77777777" w:rsidTr="00234F70">
        <w:trPr>
          <w:trHeight w:val="518"/>
        </w:trPr>
        <w:tc>
          <w:tcPr>
            <w:tcW w:w="8384" w:type="dxa"/>
          </w:tcPr>
          <w:p w14:paraId="40044321" w14:textId="41A4F03C" w:rsidR="5669F7EA" w:rsidRPr="00AE0365" w:rsidRDefault="5669F7EA" w:rsidP="00234F70">
            <w:pPr>
              <w:spacing w:line="276" w:lineRule="auto"/>
              <w:ind w:left="14" w:hanging="14"/>
              <w:jc w:val="both"/>
              <w:rPr>
                <w:rFonts w:asciiTheme="majorBidi" w:eastAsia="Times New Roman" w:hAnsiTheme="majorBidi" w:cstheme="majorBidi"/>
                <w:i/>
                <w:color w:val="000000" w:themeColor="text1"/>
                <w:lang w:val="en-GB"/>
              </w:rPr>
            </w:pPr>
            <w:r w:rsidRPr="00AE0365">
              <w:rPr>
                <w:rFonts w:asciiTheme="majorBidi" w:eastAsia="Times New Roman" w:hAnsiTheme="majorBidi" w:cstheme="majorBidi"/>
                <w:i/>
                <w:iCs/>
                <w:color w:val="000000" w:themeColor="text1"/>
                <w:lang w:val="en-GB"/>
              </w:rPr>
              <w:t xml:space="preserve">Summary </w:t>
            </w:r>
          </w:p>
          <w:p w14:paraId="3B955D7B" w14:textId="24D10F1B" w:rsidR="003052AF" w:rsidRPr="00AE0365" w:rsidRDefault="007727F7" w:rsidP="003B1699">
            <w:pPr>
              <w:spacing w:line="276" w:lineRule="auto"/>
              <w:jc w:val="both"/>
              <w:rPr>
                <w:rFonts w:asciiTheme="majorBidi" w:eastAsia="Times New Roman" w:hAnsiTheme="majorBidi" w:cstheme="majorBidi"/>
                <w:color w:val="000000" w:themeColor="text1"/>
                <w:sz w:val="20"/>
                <w:szCs w:val="20"/>
                <w:lang w:val="en-GB"/>
              </w:rPr>
            </w:pPr>
            <w:r w:rsidRPr="00AE0365">
              <w:rPr>
                <w:rFonts w:asciiTheme="majorBidi" w:eastAsia="Times New Roman" w:hAnsiTheme="majorBidi" w:cstheme="majorBidi"/>
                <w:color w:val="000000" w:themeColor="text1"/>
                <w:sz w:val="20"/>
                <w:szCs w:val="20"/>
              </w:rPr>
              <w:t xml:space="preserve">The present report is submitted pursuant to General Assembly resolution 78/311, in which the </w:t>
            </w:r>
            <w:r w:rsidR="0076106E" w:rsidRPr="00AE0365">
              <w:rPr>
                <w:rFonts w:asciiTheme="majorBidi" w:eastAsia="Times New Roman" w:hAnsiTheme="majorBidi" w:cstheme="majorBidi"/>
                <w:color w:val="000000" w:themeColor="text1"/>
                <w:sz w:val="20"/>
                <w:szCs w:val="20"/>
              </w:rPr>
              <w:t xml:space="preserve">Assembly requested the Secretary-General to report to it at its eightieth session </w:t>
            </w:r>
            <w:r w:rsidRPr="00AE0365">
              <w:rPr>
                <w:rFonts w:asciiTheme="majorBidi" w:eastAsia="Times New Roman" w:hAnsiTheme="majorBidi" w:cstheme="majorBidi"/>
                <w:color w:val="000000" w:themeColor="text1"/>
                <w:sz w:val="20"/>
                <w:szCs w:val="20"/>
              </w:rPr>
              <w:t>on the unique challenges faced by developing countries in artificial intelligence capacity</w:t>
            </w:r>
            <w:r w:rsidR="00BF19BE" w:rsidRPr="00AE0365">
              <w:rPr>
                <w:rFonts w:asciiTheme="majorBidi" w:eastAsia="Times New Roman" w:hAnsiTheme="majorBidi" w:cstheme="majorBidi"/>
                <w:color w:val="000000" w:themeColor="text1"/>
                <w:sz w:val="20"/>
                <w:szCs w:val="20"/>
              </w:rPr>
              <w:t>-</w:t>
            </w:r>
            <w:r w:rsidRPr="00AE0365">
              <w:rPr>
                <w:rFonts w:asciiTheme="majorBidi" w:eastAsia="Times New Roman" w:hAnsiTheme="majorBidi" w:cstheme="majorBidi"/>
                <w:color w:val="000000" w:themeColor="text1"/>
                <w:sz w:val="20"/>
                <w:szCs w:val="20"/>
              </w:rPr>
              <w:t>building, with recommendations to address th</w:t>
            </w:r>
            <w:r w:rsidR="00293A89" w:rsidRPr="00AE0365">
              <w:rPr>
                <w:rFonts w:asciiTheme="majorBidi" w:eastAsia="Times New Roman" w:hAnsiTheme="majorBidi" w:cstheme="majorBidi"/>
                <w:color w:val="000000" w:themeColor="text1"/>
                <w:sz w:val="20"/>
                <w:szCs w:val="20"/>
              </w:rPr>
              <w:t>ose challenges</w:t>
            </w:r>
            <w:r w:rsidRPr="00AE0365">
              <w:rPr>
                <w:rFonts w:asciiTheme="majorBidi" w:eastAsia="Times New Roman" w:hAnsiTheme="majorBidi" w:cstheme="majorBidi"/>
                <w:color w:val="000000" w:themeColor="text1"/>
                <w:sz w:val="20"/>
                <w:szCs w:val="20"/>
              </w:rPr>
              <w:t>.</w:t>
            </w:r>
          </w:p>
        </w:tc>
      </w:tr>
    </w:tbl>
    <w:p w14:paraId="64593676" w14:textId="79B5AE8B" w:rsidR="04E4C0AA" w:rsidRPr="00AE0365" w:rsidRDefault="04E4C0AA" w:rsidP="00A72E1C">
      <w:pPr>
        <w:spacing w:after="0" w:line="276" w:lineRule="auto"/>
        <w:ind w:left="493" w:right="1325"/>
        <w:jc w:val="both"/>
        <w:rPr>
          <w:rFonts w:asciiTheme="majorBidi" w:eastAsia="Times New Roman" w:hAnsiTheme="majorBidi" w:cstheme="majorBidi"/>
          <w:color w:val="000000" w:themeColor="text1"/>
          <w:sz w:val="20"/>
          <w:szCs w:val="20"/>
          <w:lang w:val="en-GB"/>
        </w:rPr>
      </w:pPr>
      <w:r w:rsidRPr="00AE0365">
        <w:rPr>
          <w:rFonts w:asciiTheme="majorBidi" w:eastAsia="Times New Roman" w:hAnsiTheme="majorBidi" w:cstheme="majorBidi"/>
          <w:color w:val="000000" w:themeColor="text1"/>
          <w:sz w:val="20"/>
          <w:szCs w:val="20"/>
          <w:lang w:val="en-GB"/>
        </w:rPr>
        <w:t xml:space="preserve"> </w:t>
      </w:r>
    </w:p>
    <w:p w14:paraId="76A3BF03" w14:textId="25E7D6DD" w:rsidR="04E4C0AA" w:rsidRPr="00AE0365" w:rsidRDefault="04E4C0AA" w:rsidP="00A72E1C">
      <w:pPr>
        <w:spacing w:after="0" w:line="276" w:lineRule="auto"/>
        <w:ind w:left="493" w:right="1325" w:hanging="10"/>
        <w:jc w:val="both"/>
        <w:rPr>
          <w:rFonts w:asciiTheme="majorBidi" w:eastAsia="Times New Roman" w:hAnsiTheme="majorBidi" w:cstheme="majorBidi"/>
          <w:color w:val="000000" w:themeColor="text1"/>
          <w:sz w:val="20"/>
          <w:szCs w:val="20"/>
          <w:lang w:val="en-GB"/>
        </w:rPr>
      </w:pPr>
      <w:r w:rsidRPr="00AE0365">
        <w:rPr>
          <w:rFonts w:asciiTheme="majorBidi" w:eastAsia="Times New Roman" w:hAnsiTheme="majorBidi" w:cstheme="majorBidi"/>
          <w:color w:val="000000" w:themeColor="text1"/>
          <w:sz w:val="20"/>
          <w:szCs w:val="20"/>
          <w:lang w:val="en-GB"/>
        </w:rPr>
        <w:t xml:space="preserve"> </w:t>
      </w:r>
    </w:p>
    <w:p w14:paraId="02665384" w14:textId="2F136DB9" w:rsidR="003800DE" w:rsidRPr="00AE0365" w:rsidRDefault="04E4C0AA" w:rsidP="003800DE">
      <w:pPr>
        <w:spacing w:after="0" w:line="276" w:lineRule="auto"/>
        <w:ind w:left="493" w:right="1325" w:hanging="10"/>
        <w:jc w:val="both"/>
        <w:rPr>
          <w:rFonts w:asciiTheme="majorBidi" w:eastAsia="Times New Roman" w:hAnsiTheme="majorBidi" w:cstheme="majorBidi"/>
          <w:color w:val="000000" w:themeColor="text1"/>
          <w:sz w:val="18"/>
          <w:szCs w:val="18"/>
          <w:lang w:val="en-GB"/>
        </w:rPr>
      </w:pPr>
      <w:r w:rsidRPr="00AE0365">
        <w:rPr>
          <w:rFonts w:asciiTheme="majorBidi" w:eastAsia="Times New Roman" w:hAnsiTheme="majorBidi" w:cstheme="majorBidi"/>
          <w:color w:val="000000" w:themeColor="text1"/>
          <w:sz w:val="20"/>
          <w:szCs w:val="20"/>
          <w:lang w:val="en-GB"/>
        </w:rPr>
        <w:t xml:space="preserve"> </w:t>
      </w:r>
      <w:r w:rsidR="00F40B96" w:rsidRPr="00AE0365">
        <w:rPr>
          <w:rFonts w:asciiTheme="majorBidi" w:eastAsia="Times New Roman" w:hAnsiTheme="majorBidi" w:cstheme="majorBidi"/>
          <w:color w:val="000000" w:themeColor="text1"/>
          <w:sz w:val="18"/>
          <w:szCs w:val="18"/>
          <w:lang w:val="en-GB"/>
        </w:rPr>
        <w:t>The submission of this report was delayed due to missing inputs during the review process.</w:t>
      </w:r>
    </w:p>
    <w:p w14:paraId="1AD12E27" w14:textId="77777777" w:rsidR="00970A99" w:rsidRPr="00AE0365" w:rsidRDefault="00970A99" w:rsidP="00A72E1C">
      <w:pPr>
        <w:spacing w:after="0" w:line="276" w:lineRule="auto"/>
        <w:ind w:left="493" w:right="1325" w:hanging="10"/>
        <w:jc w:val="both"/>
        <w:rPr>
          <w:rFonts w:asciiTheme="majorBidi" w:eastAsia="Times New Roman" w:hAnsiTheme="majorBidi" w:cstheme="majorBidi"/>
          <w:color w:val="000000" w:themeColor="text1"/>
          <w:sz w:val="20"/>
          <w:szCs w:val="20"/>
          <w:lang w:val="en-GB"/>
        </w:rPr>
      </w:pPr>
    </w:p>
    <w:p w14:paraId="730CB1A6" w14:textId="17650DDA" w:rsidR="04E4C0AA" w:rsidRPr="00AE0365" w:rsidRDefault="04E4C0AA" w:rsidP="00A72E1C">
      <w:pPr>
        <w:spacing w:after="0" w:line="276" w:lineRule="auto"/>
        <w:ind w:left="493" w:right="1325" w:hanging="10"/>
        <w:jc w:val="both"/>
        <w:rPr>
          <w:rFonts w:asciiTheme="majorBidi" w:eastAsia="Times New Roman" w:hAnsiTheme="majorBidi" w:cstheme="majorBidi"/>
          <w:color w:val="000000" w:themeColor="text1"/>
          <w:sz w:val="20"/>
          <w:szCs w:val="20"/>
          <w:lang w:val="en-GB"/>
        </w:rPr>
      </w:pPr>
      <w:r w:rsidRPr="00AE0365">
        <w:rPr>
          <w:rFonts w:asciiTheme="majorBidi" w:eastAsia="Times New Roman" w:hAnsiTheme="majorBidi" w:cstheme="majorBidi"/>
          <w:color w:val="000000" w:themeColor="text1"/>
          <w:sz w:val="20"/>
          <w:szCs w:val="20"/>
          <w:lang w:val="en-GB"/>
        </w:rPr>
        <w:t xml:space="preserve"> </w:t>
      </w:r>
      <w:r w:rsidRPr="00AE0365">
        <w:rPr>
          <w:rFonts w:asciiTheme="majorBidi" w:hAnsiTheme="majorBidi" w:cstheme="majorBidi"/>
        </w:rPr>
        <w:tab/>
      </w:r>
      <w:r w:rsidRPr="00AE0365">
        <w:rPr>
          <w:rFonts w:asciiTheme="majorBidi" w:eastAsia="Times New Roman" w:hAnsiTheme="majorBidi" w:cstheme="majorBidi"/>
          <w:color w:val="000000" w:themeColor="text1"/>
          <w:sz w:val="20"/>
          <w:szCs w:val="20"/>
          <w:lang w:val="en-GB"/>
        </w:rPr>
        <w:t xml:space="preserve"> </w:t>
      </w:r>
    </w:p>
    <w:p w14:paraId="5F33D3ED" w14:textId="60FE2300" w:rsidR="04E4C0AA" w:rsidRPr="00AE0365" w:rsidRDefault="04E4C0AA" w:rsidP="00A72E1C">
      <w:pPr>
        <w:spacing w:after="0" w:line="276" w:lineRule="auto"/>
        <w:ind w:left="493" w:right="1325" w:hanging="10"/>
        <w:jc w:val="both"/>
        <w:rPr>
          <w:rFonts w:asciiTheme="majorBidi" w:eastAsia="Times New Roman" w:hAnsiTheme="majorBidi" w:cstheme="majorBidi"/>
          <w:color w:val="000000" w:themeColor="text1"/>
          <w:sz w:val="18"/>
          <w:szCs w:val="18"/>
          <w:lang w:val="en-GB"/>
        </w:rPr>
      </w:pPr>
    </w:p>
    <w:p w14:paraId="639996F8" w14:textId="2E934225"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4866BB1D" w14:textId="511F2DE4"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15AA1417" w14:textId="710BF62B"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101D77C5" w14:textId="7E4D6A46"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3DE81530" w14:textId="475A80C2"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2B7AD7E6" w14:textId="7BC35A84"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52A42A61" w14:textId="5D0A8ACD"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15D256DA" w14:textId="6A5B7C1E"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4CA7AB0D" w14:textId="3F01A36D"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1F1923CE" w14:textId="5F2DB3C4"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055348E8" w14:textId="25C28DC8"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0E1830B9" w14:textId="689C7128"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27F2DFB9" w14:textId="7AB9EB8C"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38198280" w14:textId="70FFFF34"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04A50EAC" w14:textId="0BB20CCB"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528D1C86" w14:textId="77777777"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6F75436F" w14:textId="77777777"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69CAAC35" w14:textId="77777777"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0ECAD5DB" w14:textId="77777777" w:rsidR="13F5E660" w:rsidRPr="00AE0365" w:rsidRDefault="13F5E660" w:rsidP="009D427F">
      <w:pPr>
        <w:spacing w:after="0" w:line="276" w:lineRule="auto"/>
        <w:ind w:right="1325"/>
        <w:jc w:val="both"/>
        <w:rPr>
          <w:rFonts w:asciiTheme="majorBidi" w:eastAsia="Times New Roman" w:hAnsiTheme="majorBidi" w:cstheme="majorBidi"/>
          <w:color w:val="000000" w:themeColor="text1"/>
          <w:sz w:val="12"/>
          <w:szCs w:val="12"/>
          <w:lang w:val="en-GB"/>
        </w:rPr>
      </w:pPr>
    </w:p>
    <w:p w14:paraId="53E89482" w14:textId="77777777" w:rsidR="13F5E660" w:rsidRPr="00AE0365" w:rsidRDefault="13F5E660" w:rsidP="009D427F">
      <w:pPr>
        <w:spacing w:after="0" w:line="276" w:lineRule="auto"/>
        <w:ind w:right="1325"/>
        <w:jc w:val="both"/>
        <w:rPr>
          <w:rFonts w:asciiTheme="majorBidi" w:eastAsia="Times New Roman" w:hAnsiTheme="majorBidi" w:cstheme="majorBidi"/>
          <w:color w:val="000000" w:themeColor="text1"/>
          <w:sz w:val="12"/>
          <w:szCs w:val="12"/>
          <w:lang w:val="en-GB"/>
        </w:rPr>
      </w:pPr>
    </w:p>
    <w:p w14:paraId="04AF4F3F" w14:textId="77777777" w:rsidR="13F5E660" w:rsidRPr="00AE0365" w:rsidRDefault="13F5E660" w:rsidP="00A72E1C">
      <w:pPr>
        <w:spacing w:after="0" w:line="276" w:lineRule="auto"/>
        <w:ind w:left="493" w:right="1325" w:hanging="10"/>
        <w:jc w:val="both"/>
        <w:rPr>
          <w:rFonts w:asciiTheme="majorBidi" w:eastAsia="Times New Roman" w:hAnsiTheme="majorBidi" w:cstheme="majorBidi"/>
          <w:color w:val="000000" w:themeColor="text1"/>
          <w:sz w:val="12"/>
          <w:szCs w:val="12"/>
          <w:lang w:val="en-GB"/>
        </w:rPr>
      </w:pPr>
    </w:p>
    <w:p w14:paraId="43984F07" w14:textId="496B0400" w:rsidR="13F5E660" w:rsidRPr="00AE0365" w:rsidRDefault="1258895A" w:rsidP="00F806EB">
      <w:pPr>
        <w:pStyle w:val="Heading1"/>
        <w:keepNext w:val="0"/>
        <w:keepLines w:val="0"/>
        <w:tabs>
          <w:tab w:val="center" w:pos="1060"/>
          <w:tab w:val="right" w:pos="9898"/>
        </w:tabs>
        <w:spacing w:before="0" w:after="0" w:line="276" w:lineRule="auto"/>
        <w:ind w:right="1325"/>
        <w:jc w:val="both"/>
        <w:rPr>
          <w:rFonts w:asciiTheme="majorBidi" w:eastAsia="Times New Roman" w:hAnsiTheme="majorBidi"/>
          <w:b/>
          <w:color w:val="000000" w:themeColor="text1"/>
          <w:sz w:val="28"/>
          <w:szCs w:val="28"/>
          <w:lang w:val="en-GB"/>
        </w:rPr>
      </w:pPr>
      <w:bookmarkStart w:id="1" w:name="_Toc199000301"/>
      <w:bookmarkStart w:id="2" w:name="_Toc232684608"/>
      <w:r w:rsidRPr="00AE0365">
        <w:rPr>
          <w:rFonts w:asciiTheme="majorBidi" w:eastAsia="Times New Roman" w:hAnsiTheme="majorBidi"/>
          <w:b/>
          <w:bCs/>
          <w:color w:val="000000" w:themeColor="text1"/>
          <w:sz w:val="28"/>
          <w:szCs w:val="28"/>
          <w:lang w:val="en-GB"/>
        </w:rPr>
        <w:t>I</w:t>
      </w:r>
      <w:r w:rsidR="04E4C0AA" w:rsidRPr="00AE0365">
        <w:rPr>
          <w:rFonts w:asciiTheme="majorBidi" w:eastAsia="Times New Roman" w:hAnsiTheme="majorBidi"/>
          <w:b/>
          <w:bCs/>
          <w:color w:val="000000" w:themeColor="text1"/>
          <w:sz w:val="28"/>
          <w:szCs w:val="28"/>
          <w:lang w:val="en-GB"/>
        </w:rPr>
        <w:t>. Introduction</w:t>
      </w:r>
      <w:bookmarkEnd w:id="1"/>
      <w:bookmarkEnd w:id="2"/>
    </w:p>
    <w:p w14:paraId="6DAC1856" w14:textId="77BF44D1" w:rsidR="36D9E722" w:rsidRPr="00AE0365" w:rsidRDefault="36D9E722" w:rsidP="37406B94">
      <w:pPr>
        <w:pStyle w:val="ListParagraph"/>
        <w:spacing w:after="0" w:line="276" w:lineRule="auto"/>
        <w:ind w:left="493" w:right="1325"/>
        <w:jc w:val="both"/>
        <w:rPr>
          <w:rFonts w:asciiTheme="majorBidi" w:eastAsia="Times New Roman" w:hAnsiTheme="majorBidi" w:cstheme="majorBidi"/>
          <w:color w:val="000000" w:themeColor="text1"/>
          <w:sz w:val="20"/>
          <w:szCs w:val="20"/>
          <w:lang w:val="en-GB"/>
        </w:rPr>
      </w:pPr>
    </w:p>
    <w:p w14:paraId="1BCA3EE6" w14:textId="7A762C0F" w:rsidR="00F82B4A" w:rsidRPr="00AE0365" w:rsidRDefault="00F82B4A" w:rsidP="00080E01">
      <w:pPr>
        <w:pStyle w:val="ListParagraph"/>
        <w:numPr>
          <w:ilvl w:val="0"/>
          <w:numId w:val="9"/>
        </w:numPr>
        <w:spacing w:afterLines="120" w:after="288" w:line="276" w:lineRule="auto"/>
        <w:ind w:right="1325"/>
        <w:jc w:val="both"/>
        <w:rPr>
          <w:rFonts w:asciiTheme="majorBidi" w:eastAsia="Times New Roman" w:hAnsiTheme="majorBidi" w:cstheme="majorBidi"/>
          <w:color w:val="000000" w:themeColor="text1"/>
          <w:sz w:val="20"/>
          <w:szCs w:val="20"/>
          <w:lang w:val="en-GB"/>
        </w:rPr>
      </w:pPr>
      <w:r w:rsidRPr="00AE0365">
        <w:rPr>
          <w:rFonts w:asciiTheme="majorBidi" w:eastAsia="Times New Roman" w:hAnsiTheme="majorBidi" w:cstheme="majorBidi"/>
          <w:color w:val="000000" w:themeColor="text1"/>
          <w:sz w:val="20"/>
          <w:szCs w:val="20"/>
          <w:lang w:val="en-GB"/>
        </w:rPr>
        <w:t xml:space="preserve">There is a pressing need to </w:t>
      </w:r>
      <w:r w:rsidR="00F01AFA" w:rsidRPr="00AE0365">
        <w:rPr>
          <w:rFonts w:asciiTheme="majorBidi" w:eastAsia="Times New Roman" w:hAnsiTheme="majorBidi" w:cstheme="majorBidi"/>
          <w:color w:val="000000" w:themeColor="text1"/>
          <w:sz w:val="20"/>
          <w:szCs w:val="20"/>
          <w:lang w:val="en-GB"/>
        </w:rPr>
        <w:t xml:space="preserve">ensure a universal </w:t>
      </w:r>
      <w:r w:rsidRPr="00AE0365">
        <w:rPr>
          <w:rFonts w:asciiTheme="majorBidi" w:eastAsia="Times New Roman" w:hAnsiTheme="majorBidi" w:cstheme="majorBidi"/>
          <w:color w:val="000000" w:themeColor="text1"/>
          <w:sz w:val="20"/>
          <w:szCs w:val="20"/>
          <w:lang w:val="en-GB"/>
        </w:rPr>
        <w:t xml:space="preserve">floor </w:t>
      </w:r>
      <w:r w:rsidR="00F01AFA" w:rsidRPr="00AE0365">
        <w:rPr>
          <w:rFonts w:asciiTheme="majorBidi" w:eastAsia="Times New Roman" w:hAnsiTheme="majorBidi" w:cstheme="majorBidi"/>
          <w:color w:val="000000" w:themeColor="text1"/>
          <w:sz w:val="20"/>
          <w:szCs w:val="20"/>
          <w:lang w:val="en-GB"/>
        </w:rPr>
        <w:t xml:space="preserve">of </w:t>
      </w:r>
      <w:r w:rsidRPr="00AE0365">
        <w:rPr>
          <w:rFonts w:asciiTheme="majorBidi" w:eastAsia="Times New Roman" w:hAnsiTheme="majorBidi" w:cstheme="majorBidi"/>
          <w:color w:val="000000" w:themeColor="text1"/>
          <w:sz w:val="20"/>
          <w:szCs w:val="20"/>
          <w:lang w:val="en-GB"/>
        </w:rPr>
        <w:t xml:space="preserve">artificial intelligence (AI) </w:t>
      </w:r>
      <w:r w:rsidR="00F01AFA" w:rsidRPr="00AE0365">
        <w:rPr>
          <w:rFonts w:asciiTheme="majorBidi" w:eastAsia="Times New Roman" w:hAnsiTheme="majorBidi" w:cstheme="majorBidi"/>
          <w:color w:val="000000" w:themeColor="text1"/>
          <w:sz w:val="20"/>
          <w:szCs w:val="20"/>
          <w:lang w:val="en-GB"/>
        </w:rPr>
        <w:t>capacity</w:t>
      </w:r>
      <w:r w:rsidR="00B736E1" w:rsidRPr="00AE0365">
        <w:rPr>
          <w:rFonts w:asciiTheme="majorBidi" w:eastAsia="Times New Roman" w:hAnsiTheme="majorBidi" w:cstheme="majorBidi"/>
          <w:color w:val="000000" w:themeColor="text1"/>
          <w:sz w:val="20"/>
          <w:szCs w:val="20"/>
          <w:lang w:val="en-GB"/>
        </w:rPr>
        <w:t xml:space="preserve"> in all countries</w:t>
      </w:r>
      <w:r w:rsidR="00A8540B" w:rsidRPr="00AE0365">
        <w:rPr>
          <w:rFonts w:asciiTheme="majorBidi" w:eastAsia="Times New Roman" w:hAnsiTheme="majorBidi" w:cstheme="majorBidi"/>
          <w:color w:val="000000" w:themeColor="text1"/>
          <w:sz w:val="20"/>
          <w:szCs w:val="20"/>
          <w:lang w:val="en-GB"/>
        </w:rPr>
        <w:t xml:space="preserve"> while working</w:t>
      </w:r>
      <w:r w:rsidR="00B736E1" w:rsidRPr="00AE0365">
        <w:rPr>
          <w:rFonts w:asciiTheme="majorBidi" w:eastAsia="Times New Roman" w:hAnsiTheme="majorBidi" w:cstheme="majorBidi"/>
          <w:color w:val="000000" w:themeColor="text1"/>
          <w:sz w:val="20"/>
          <w:szCs w:val="20"/>
          <w:lang w:val="en-GB"/>
        </w:rPr>
        <w:t xml:space="preserve"> to narrow the AI divide</w:t>
      </w:r>
      <w:r w:rsidR="000F58D3">
        <w:rPr>
          <w:rFonts w:asciiTheme="majorBidi" w:eastAsia="Times New Roman" w:hAnsiTheme="majorBidi" w:cstheme="majorBidi"/>
          <w:color w:val="000000" w:themeColor="text1"/>
          <w:sz w:val="20"/>
          <w:szCs w:val="20"/>
          <w:lang w:val="en-GB"/>
        </w:rPr>
        <w:t>. Doing so is critical</w:t>
      </w:r>
      <w:r w:rsidR="008A462B">
        <w:rPr>
          <w:rFonts w:asciiTheme="majorBidi" w:eastAsia="Times New Roman" w:hAnsiTheme="majorBidi" w:cstheme="majorBidi"/>
          <w:color w:val="000000" w:themeColor="text1"/>
          <w:sz w:val="20"/>
          <w:szCs w:val="20"/>
          <w:lang w:val="en-GB"/>
        </w:rPr>
        <w:t xml:space="preserve"> to</w:t>
      </w:r>
      <w:r w:rsidR="00080E01" w:rsidRPr="00080E01">
        <w:rPr>
          <w:rFonts w:asciiTheme="majorBidi" w:eastAsia="Times New Roman" w:hAnsiTheme="majorBidi" w:cstheme="majorBidi"/>
          <w:color w:val="000000" w:themeColor="text1"/>
          <w:sz w:val="20"/>
          <w:szCs w:val="20"/>
        </w:rPr>
        <w:t xml:space="preserve"> </w:t>
      </w:r>
      <w:r w:rsidR="008A462B">
        <w:rPr>
          <w:rFonts w:asciiTheme="majorBidi" w:eastAsia="Times New Roman" w:hAnsiTheme="majorBidi" w:cstheme="majorBidi"/>
          <w:color w:val="000000" w:themeColor="text1"/>
          <w:sz w:val="20"/>
          <w:szCs w:val="20"/>
        </w:rPr>
        <w:t xml:space="preserve">achieving </w:t>
      </w:r>
      <w:r w:rsidR="00080E01" w:rsidRPr="00080E01">
        <w:rPr>
          <w:rFonts w:asciiTheme="majorBidi" w:eastAsia="Times New Roman" w:hAnsiTheme="majorBidi" w:cstheme="majorBidi"/>
          <w:color w:val="000000" w:themeColor="text1"/>
          <w:sz w:val="20"/>
          <w:szCs w:val="20"/>
        </w:rPr>
        <w:t>the ambitions of the Global Digital Compact</w:t>
      </w:r>
      <w:r w:rsidR="008A462B">
        <w:rPr>
          <w:rFonts w:asciiTheme="majorBidi" w:eastAsia="Times New Roman" w:hAnsiTheme="majorBidi" w:cstheme="majorBidi"/>
          <w:color w:val="000000" w:themeColor="text1"/>
          <w:sz w:val="20"/>
          <w:szCs w:val="20"/>
        </w:rPr>
        <w:t xml:space="preserve"> and </w:t>
      </w:r>
      <w:r w:rsidR="5ACCB305" w:rsidRPr="56315907">
        <w:rPr>
          <w:rFonts w:asciiTheme="majorBidi" w:eastAsia="Times New Roman" w:hAnsiTheme="majorBidi" w:cstheme="majorBidi"/>
          <w:color w:val="000000" w:themeColor="text1"/>
          <w:sz w:val="20"/>
          <w:szCs w:val="20"/>
        </w:rPr>
        <w:t>accelerat</w:t>
      </w:r>
      <w:r w:rsidR="008A462B">
        <w:rPr>
          <w:rFonts w:asciiTheme="majorBidi" w:eastAsia="Times New Roman" w:hAnsiTheme="majorBidi" w:cstheme="majorBidi"/>
          <w:color w:val="000000" w:themeColor="text1"/>
          <w:sz w:val="20"/>
          <w:szCs w:val="20"/>
        </w:rPr>
        <w:t>ing</w:t>
      </w:r>
      <w:r w:rsidR="5ACCB305" w:rsidRPr="56315907">
        <w:rPr>
          <w:rFonts w:asciiTheme="majorBidi" w:eastAsia="Times New Roman" w:hAnsiTheme="majorBidi" w:cstheme="majorBidi"/>
          <w:color w:val="000000" w:themeColor="text1"/>
          <w:sz w:val="20"/>
          <w:szCs w:val="20"/>
        </w:rPr>
        <w:t xml:space="preserve"> progress towards the 2030 Agenda for Sustainable Development in a way that leaves no </w:t>
      </w:r>
      <w:commentRangeStart w:id="3"/>
      <w:del w:id="4" w:author="Quintin Chou-Lambert" w:date="2026-08-12T10:38:00Z" w16du:dateUtc="2026-08-12T14:38:00Z">
        <w:r w:rsidR="5ACCB305" w:rsidRPr="56315907" w:rsidDel="0094473E">
          <w:rPr>
            <w:rFonts w:asciiTheme="majorBidi" w:eastAsia="Times New Roman" w:hAnsiTheme="majorBidi" w:cstheme="majorBidi"/>
            <w:color w:val="000000" w:themeColor="text1"/>
            <w:sz w:val="20"/>
            <w:szCs w:val="20"/>
          </w:rPr>
          <w:delText xml:space="preserve">one, and no </w:delText>
        </w:r>
      </w:del>
      <w:r w:rsidR="5ACCB305" w:rsidRPr="56315907">
        <w:rPr>
          <w:rFonts w:asciiTheme="majorBidi" w:eastAsia="Times New Roman" w:hAnsiTheme="majorBidi" w:cstheme="majorBidi"/>
          <w:color w:val="000000" w:themeColor="text1"/>
          <w:sz w:val="20"/>
          <w:szCs w:val="20"/>
        </w:rPr>
        <w:t>country</w:t>
      </w:r>
      <w:del w:id="5" w:author="Quintin Chou-Lambert" w:date="2026-08-12T10:38:00Z" w16du:dateUtc="2026-08-12T14:38:00Z">
        <w:r w:rsidR="5ACCB305" w:rsidRPr="56315907" w:rsidDel="0094473E">
          <w:rPr>
            <w:rFonts w:asciiTheme="majorBidi" w:eastAsia="Times New Roman" w:hAnsiTheme="majorBidi" w:cstheme="majorBidi"/>
            <w:color w:val="000000" w:themeColor="text1"/>
            <w:sz w:val="20"/>
            <w:szCs w:val="20"/>
          </w:rPr>
          <w:delText>,</w:delText>
        </w:r>
      </w:del>
      <w:r w:rsidR="5ACCB305" w:rsidRPr="56315907">
        <w:rPr>
          <w:rFonts w:asciiTheme="majorBidi" w:eastAsia="Times New Roman" w:hAnsiTheme="majorBidi" w:cstheme="majorBidi"/>
          <w:color w:val="000000" w:themeColor="text1"/>
          <w:sz w:val="20"/>
          <w:szCs w:val="20"/>
        </w:rPr>
        <w:t xml:space="preserve"> behind</w:t>
      </w:r>
      <w:commentRangeEnd w:id="3"/>
      <w:r w:rsidR="0094473E" w:rsidRPr="56315907">
        <w:rPr>
          <w:rStyle w:val="CommentReference"/>
          <w:rFonts w:asciiTheme="majorBidi" w:eastAsia="Times New Roman" w:hAnsiTheme="majorBidi" w:cstheme="majorBidi"/>
          <w:color w:val="000000" w:themeColor="text1"/>
          <w:sz w:val="20"/>
          <w:szCs w:val="20"/>
          <w:lang w:val="en-GB"/>
        </w:rPr>
        <w:commentReference w:id="3"/>
      </w:r>
      <w:r w:rsidRPr="56315907">
        <w:rPr>
          <w:rFonts w:asciiTheme="majorBidi" w:eastAsia="Times New Roman" w:hAnsiTheme="majorBidi" w:cstheme="majorBidi"/>
          <w:color w:val="000000" w:themeColor="text1"/>
          <w:sz w:val="20"/>
          <w:szCs w:val="20"/>
          <w:lang w:val="en-GB"/>
        </w:rPr>
        <w:t>.</w:t>
      </w:r>
      <w:r w:rsidRPr="00AE0365">
        <w:rPr>
          <w:rFonts w:asciiTheme="majorBidi" w:eastAsia="Times New Roman" w:hAnsiTheme="majorBidi" w:cstheme="majorBidi"/>
          <w:color w:val="000000" w:themeColor="text1"/>
          <w:sz w:val="20"/>
          <w:szCs w:val="20"/>
          <w:lang w:val="en-GB"/>
        </w:rPr>
        <w:t xml:space="preserve"> </w:t>
      </w:r>
      <w:r w:rsidR="002C23A8">
        <w:rPr>
          <w:rFonts w:asciiTheme="majorBidi" w:eastAsia="Times New Roman" w:hAnsiTheme="majorBidi" w:cstheme="majorBidi"/>
          <w:color w:val="000000" w:themeColor="text1"/>
          <w:sz w:val="20"/>
          <w:szCs w:val="20"/>
          <w:lang w:val="en-GB"/>
        </w:rPr>
        <w:t>This report build</w:t>
      </w:r>
      <w:r w:rsidR="006A0D7D">
        <w:rPr>
          <w:rFonts w:asciiTheme="majorBidi" w:eastAsia="Times New Roman" w:hAnsiTheme="majorBidi" w:cstheme="majorBidi"/>
          <w:color w:val="000000" w:themeColor="text1"/>
          <w:sz w:val="20"/>
          <w:szCs w:val="20"/>
          <w:lang w:val="en-GB"/>
        </w:rPr>
        <w:t>s</w:t>
      </w:r>
      <w:r w:rsidR="002C23A8">
        <w:rPr>
          <w:rFonts w:asciiTheme="majorBidi" w:eastAsia="Times New Roman" w:hAnsiTheme="majorBidi" w:cstheme="majorBidi"/>
          <w:color w:val="000000" w:themeColor="text1"/>
          <w:sz w:val="20"/>
          <w:szCs w:val="20"/>
          <w:lang w:val="en-GB"/>
        </w:rPr>
        <w:t xml:space="preserve"> on p</w:t>
      </w:r>
      <w:r w:rsidR="00B010DA" w:rsidRPr="00AE0365">
        <w:rPr>
          <w:rFonts w:asciiTheme="majorBidi" w:eastAsia="Times New Roman" w:hAnsiTheme="majorBidi" w:cstheme="majorBidi"/>
          <w:color w:val="000000" w:themeColor="text1"/>
          <w:sz w:val="20"/>
          <w:szCs w:val="20"/>
        </w:rPr>
        <w:t xml:space="preserve">revious </w:t>
      </w:r>
      <w:r w:rsidR="00A11073" w:rsidRPr="00AE0365">
        <w:rPr>
          <w:rFonts w:asciiTheme="majorBidi" w:eastAsia="Times New Roman" w:hAnsiTheme="majorBidi" w:cstheme="majorBidi"/>
          <w:color w:val="000000" w:themeColor="text1"/>
          <w:sz w:val="20"/>
          <w:szCs w:val="20"/>
        </w:rPr>
        <w:t xml:space="preserve">analysis and findings, </w:t>
      </w:r>
      <w:r w:rsidR="00FE115D" w:rsidRPr="00AE0365">
        <w:rPr>
          <w:rFonts w:asciiTheme="majorBidi" w:eastAsia="Times New Roman" w:hAnsiTheme="majorBidi" w:cstheme="majorBidi"/>
          <w:color w:val="000000" w:themeColor="text1"/>
          <w:sz w:val="20"/>
          <w:szCs w:val="20"/>
        </w:rPr>
        <w:t xml:space="preserve">including those </w:t>
      </w:r>
      <w:r w:rsidR="00C24EF5" w:rsidRPr="00AE0365">
        <w:rPr>
          <w:rFonts w:asciiTheme="majorBidi" w:eastAsia="Times New Roman" w:hAnsiTheme="majorBidi" w:cstheme="majorBidi"/>
          <w:color w:val="000000" w:themeColor="text1"/>
          <w:sz w:val="20"/>
          <w:szCs w:val="20"/>
        </w:rPr>
        <w:t xml:space="preserve">of the </w:t>
      </w:r>
      <w:r w:rsidR="00A20AA7" w:rsidRPr="00AE0365">
        <w:rPr>
          <w:rFonts w:asciiTheme="majorBidi" w:eastAsia="Times New Roman" w:hAnsiTheme="majorBidi" w:cstheme="majorBidi"/>
          <w:color w:val="000000" w:themeColor="text1"/>
          <w:sz w:val="20"/>
          <w:szCs w:val="20"/>
        </w:rPr>
        <w:t xml:space="preserve">2024 </w:t>
      </w:r>
      <w:r w:rsidR="00C24EF5" w:rsidRPr="00AE0365">
        <w:rPr>
          <w:rFonts w:asciiTheme="majorBidi" w:eastAsia="Times New Roman" w:hAnsiTheme="majorBidi" w:cstheme="majorBidi"/>
          <w:color w:val="000000" w:themeColor="text1"/>
          <w:sz w:val="20"/>
          <w:szCs w:val="20"/>
        </w:rPr>
        <w:t>Secretary-General’s High-level Advisory Body on Artificial Intelligence</w:t>
      </w:r>
      <w:r w:rsidR="00C24EF5" w:rsidRPr="00AE0365">
        <w:rPr>
          <w:rStyle w:val="FootnoteReference"/>
          <w:rFonts w:asciiTheme="majorBidi" w:eastAsia="Times New Roman" w:hAnsiTheme="majorBidi" w:cstheme="majorBidi"/>
          <w:color w:val="000000" w:themeColor="text1"/>
          <w:sz w:val="20"/>
          <w:szCs w:val="20"/>
          <w:lang w:val="en-GB"/>
        </w:rPr>
        <w:footnoteReference w:id="2"/>
      </w:r>
      <w:r w:rsidR="00C24EF5" w:rsidRPr="00AE0365">
        <w:rPr>
          <w:rFonts w:asciiTheme="majorBidi" w:eastAsia="Times New Roman" w:hAnsiTheme="majorBidi" w:cstheme="majorBidi"/>
          <w:color w:val="000000" w:themeColor="text1"/>
          <w:sz w:val="20"/>
          <w:szCs w:val="20"/>
        </w:rPr>
        <w:t xml:space="preserve"> and </w:t>
      </w:r>
      <w:r w:rsidR="000F76A9" w:rsidRPr="00AE0365">
        <w:rPr>
          <w:rFonts w:asciiTheme="majorBidi" w:eastAsia="Times New Roman" w:hAnsiTheme="majorBidi" w:cstheme="majorBidi"/>
          <w:color w:val="000000" w:themeColor="text1"/>
          <w:sz w:val="20"/>
          <w:szCs w:val="20"/>
        </w:rPr>
        <w:t xml:space="preserve">the </w:t>
      </w:r>
      <w:r w:rsidR="00A20AA7" w:rsidRPr="00AE0365">
        <w:rPr>
          <w:rFonts w:asciiTheme="majorBidi" w:eastAsia="Times New Roman" w:hAnsiTheme="majorBidi" w:cstheme="majorBidi"/>
          <w:color w:val="000000" w:themeColor="text1"/>
          <w:sz w:val="20"/>
          <w:szCs w:val="20"/>
        </w:rPr>
        <w:t xml:space="preserve">2025 </w:t>
      </w:r>
      <w:r w:rsidR="00FE115D" w:rsidRPr="00AE0365">
        <w:rPr>
          <w:rFonts w:asciiTheme="majorBidi" w:eastAsia="Times New Roman" w:hAnsiTheme="majorBidi" w:cstheme="majorBidi"/>
          <w:color w:val="000000" w:themeColor="text1"/>
          <w:sz w:val="20"/>
          <w:szCs w:val="20"/>
        </w:rPr>
        <w:t>r</w:t>
      </w:r>
      <w:r w:rsidR="000F76A9" w:rsidRPr="00AE0365">
        <w:rPr>
          <w:rFonts w:asciiTheme="majorBidi" w:eastAsia="Times New Roman" w:hAnsiTheme="majorBidi" w:cstheme="majorBidi"/>
          <w:color w:val="000000" w:themeColor="text1"/>
          <w:sz w:val="20"/>
          <w:szCs w:val="20"/>
        </w:rPr>
        <w:t>eport of the Secretary-General</w:t>
      </w:r>
      <w:r w:rsidR="00F06226" w:rsidRPr="00AE0365">
        <w:rPr>
          <w:rFonts w:asciiTheme="majorBidi" w:eastAsia="Times New Roman" w:hAnsiTheme="majorBidi" w:cstheme="majorBidi"/>
          <w:color w:val="000000" w:themeColor="text1"/>
          <w:sz w:val="20"/>
          <w:szCs w:val="20"/>
        </w:rPr>
        <w:t xml:space="preserve"> on innovative voluntary financing options for artificial intelligence capacity-building</w:t>
      </w:r>
      <w:r w:rsidR="000F76A9" w:rsidRPr="00AE0365">
        <w:rPr>
          <w:rFonts w:asciiTheme="majorBidi" w:eastAsia="Times New Roman" w:hAnsiTheme="majorBidi" w:cstheme="majorBidi"/>
          <w:color w:val="000000" w:themeColor="text1"/>
          <w:sz w:val="20"/>
          <w:szCs w:val="20"/>
        </w:rPr>
        <w:t xml:space="preserve"> </w:t>
      </w:r>
      <w:r w:rsidR="00F06226" w:rsidRPr="00AE0365">
        <w:rPr>
          <w:rFonts w:asciiTheme="majorBidi" w:eastAsia="Times New Roman" w:hAnsiTheme="majorBidi" w:cstheme="majorBidi"/>
          <w:color w:val="000000" w:themeColor="text1"/>
          <w:sz w:val="20"/>
          <w:szCs w:val="20"/>
        </w:rPr>
        <w:t>(</w:t>
      </w:r>
      <w:r w:rsidR="00A11073" w:rsidRPr="00AE0365">
        <w:rPr>
          <w:rFonts w:asciiTheme="majorBidi" w:eastAsia="Times New Roman" w:hAnsiTheme="majorBidi" w:cstheme="majorBidi"/>
          <w:color w:val="000000" w:themeColor="text1"/>
          <w:sz w:val="20"/>
          <w:szCs w:val="20"/>
        </w:rPr>
        <w:t>A/79/966</w:t>
      </w:r>
      <w:r w:rsidR="00F06226" w:rsidRPr="00AE0365">
        <w:rPr>
          <w:rFonts w:asciiTheme="majorBidi" w:eastAsia="Times New Roman" w:hAnsiTheme="majorBidi" w:cstheme="majorBidi"/>
          <w:color w:val="000000" w:themeColor="text1"/>
          <w:sz w:val="20"/>
          <w:szCs w:val="20"/>
        </w:rPr>
        <w:t>)</w:t>
      </w:r>
      <w:r w:rsidR="00A11073" w:rsidRPr="00AE0365">
        <w:rPr>
          <w:rFonts w:asciiTheme="majorBidi" w:eastAsia="Times New Roman" w:hAnsiTheme="majorBidi" w:cstheme="majorBidi"/>
          <w:color w:val="000000" w:themeColor="text1"/>
          <w:sz w:val="20"/>
          <w:szCs w:val="20"/>
          <w:lang w:val="en-GB"/>
        </w:rPr>
        <w:t>,</w:t>
      </w:r>
      <w:r w:rsidR="00B45F19" w:rsidRPr="00AE0365">
        <w:rPr>
          <w:rFonts w:asciiTheme="majorBidi" w:eastAsia="Times New Roman" w:hAnsiTheme="majorBidi" w:cstheme="majorBidi"/>
          <w:color w:val="000000" w:themeColor="text1"/>
          <w:sz w:val="20"/>
          <w:szCs w:val="20"/>
          <w:lang w:val="en-GB"/>
        </w:rPr>
        <w:t xml:space="preserve"> </w:t>
      </w:r>
      <w:r w:rsidR="002C23A8">
        <w:rPr>
          <w:rFonts w:asciiTheme="majorBidi" w:eastAsia="Times New Roman" w:hAnsiTheme="majorBidi" w:cstheme="majorBidi"/>
          <w:color w:val="000000" w:themeColor="text1"/>
          <w:sz w:val="20"/>
          <w:szCs w:val="20"/>
          <w:lang w:val="en-GB"/>
        </w:rPr>
        <w:t xml:space="preserve">which </w:t>
      </w:r>
      <w:r w:rsidR="007F6258" w:rsidRPr="00AE0365">
        <w:rPr>
          <w:rFonts w:asciiTheme="majorBidi" w:eastAsia="Times New Roman" w:hAnsiTheme="majorBidi" w:cstheme="majorBidi"/>
          <w:color w:val="000000" w:themeColor="text1"/>
          <w:sz w:val="20"/>
          <w:szCs w:val="20"/>
        </w:rPr>
        <w:t>identified</w:t>
      </w:r>
      <w:r w:rsidR="00B45F19" w:rsidRPr="00AE0365">
        <w:rPr>
          <w:rFonts w:asciiTheme="majorBidi" w:eastAsia="Times New Roman" w:hAnsiTheme="majorBidi" w:cstheme="majorBidi"/>
          <w:color w:val="000000" w:themeColor="text1"/>
          <w:sz w:val="20"/>
          <w:szCs w:val="20"/>
        </w:rPr>
        <w:t xml:space="preserve"> </w:t>
      </w:r>
      <w:r w:rsidR="00A11073" w:rsidRPr="00AE0365">
        <w:rPr>
          <w:rFonts w:asciiTheme="majorBidi" w:eastAsia="Times New Roman" w:hAnsiTheme="majorBidi" w:cstheme="majorBidi"/>
          <w:color w:val="000000" w:themeColor="text1"/>
          <w:sz w:val="20"/>
          <w:szCs w:val="20"/>
          <w:lang w:val="en-GB"/>
        </w:rPr>
        <w:t>financing to</w:t>
      </w:r>
      <w:r w:rsidR="00CC15CF" w:rsidRPr="00AE0365">
        <w:rPr>
          <w:rFonts w:asciiTheme="majorBidi" w:eastAsia="Times New Roman" w:hAnsiTheme="majorBidi" w:cstheme="majorBidi"/>
          <w:color w:val="000000" w:themeColor="text1"/>
          <w:sz w:val="20"/>
          <w:szCs w:val="20"/>
          <w:lang w:val="en-GB"/>
        </w:rPr>
        <w:t xml:space="preserve"> address</w:t>
      </w:r>
      <w:r w:rsidR="0019493A" w:rsidRPr="00AE0365">
        <w:rPr>
          <w:rFonts w:asciiTheme="majorBidi" w:eastAsia="Times New Roman" w:hAnsiTheme="majorBidi" w:cstheme="majorBidi"/>
          <w:color w:val="000000" w:themeColor="text1"/>
          <w:sz w:val="20"/>
          <w:szCs w:val="20"/>
          <w:lang w:val="en-GB"/>
        </w:rPr>
        <w:t xml:space="preserve"> underlying </w:t>
      </w:r>
      <w:r w:rsidR="00B45F19" w:rsidRPr="00AE0365">
        <w:rPr>
          <w:rFonts w:asciiTheme="majorBidi" w:eastAsia="Times New Roman" w:hAnsiTheme="majorBidi" w:cstheme="majorBidi"/>
          <w:color w:val="000000" w:themeColor="text1"/>
          <w:sz w:val="20"/>
          <w:szCs w:val="20"/>
          <w:lang w:val="en-GB"/>
        </w:rPr>
        <w:t xml:space="preserve">AI </w:t>
      </w:r>
      <w:r w:rsidR="0019493A" w:rsidRPr="00AE0365">
        <w:rPr>
          <w:rFonts w:asciiTheme="majorBidi" w:eastAsia="Times New Roman" w:hAnsiTheme="majorBidi" w:cstheme="majorBidi"/>
          <w:color w:val="000000" w:themeColor="text1"/>
          <w:sz w:val="20"/>
          <w:szCs w:val="20"/>
          <w:lang w:val="en-GB"/>
        </w:rPr>
        <w:t>capacity needs and gaps</w:t>
      </w:r>
      <w:r w:rsidR="00262BCF" w:rsidRPr="00AE0365">
        <w:rPr>
          <w:rFonts w:asciiTheme="majorBidi" w:eastAsia="Times New Roman" w:hAnsiTheme="majorBidi" w:cstheme="majorBidi"/>
          <w:color w:val="000000" w:themeColor="text1"/>
          <w:sz w:val="20"/>
          <w:szCs w:val="20"/>
          <w:lang w:val="en-GB"/>
        </w:rPr>
        <w:t xml:space="preserve"> </w:t>
      </w:r>
      <w:r w:rsidR="00B45F19" w:rsidRPr="00AE0365">
        <w:rPr>
          <w:rFonts w:asciiTheme="majorBidi" w:eastAsia="Times New Roman" w:hAnsiTheme="majorBidi" w:cstheme="majorBidi"/>
          <w:color w:val="000000" w:themeColor="text1"/>
          <w:sz w:val="20"/>
          <w:szCs w:val="20"/>
        </w:rPr>
        <w:t xml:space="preserve">as a </w:t>
      </w:r>
      <w:r w:rsidR="00974B0C">
        <w:rPr>
          <w:rFonts w:asciiTheme="majorBidi" w:eastAsia="Times New Roman" w:hAnsiTheme="majorBidi" w:cstheme="majorBidi"/>
          <w:color w:val="000000" w:themeColor="text1"/>
          <w:sz w:val="20"/>
          <w:szCs w:val="20"/>
        </w:rPr>
        <w:t>common</w:t>
      </w:r>
      <w:r w:rsidR="00974B0C" w:rsidRPr="00AE0365">
        <w:rPr>
          <w:rFonts w:asciiTheme="majorBidi" w:eastAsia="Times New Roman" w:hAnsiTheme="majorBidi" w:cstheme="majorBidi"/>
          <w:color w:val="000000" w:themeColor="text1"/>
          <w:sz w:val="20"/>
          <w:szCs w:val="20"/>
        </w:rPr>
        <w:t xml:space="preserve"> </w:t>
      </w:r>
      <w:r w:rsidR="00B45F19" w:rsidRPr="00AE0365">
        <w:rPr>
          <w:rFonts w:asciiTheme="majorBidi" w:eastAsia="Times New Roman" w:hAnsiTheme="majorBidi" w:cstheme="majorBidi"/>
          <w:color w:val="000000" w:themeColor="text1"/>
          <w:sz w:val="20"/>
          <w:szCs w:val="20"/>
        </w:rPr>
        <w:t>challenge faced by developing countries</w:t>
      </w:r>
      <w:r w:rsidR="002C23A8">
        <w:rPr>
          <w:rFonts w:asciiTheme="majorBidi" w:eastAsia="Times New Roman" w:hAnsiTheme="majorBidi" w:cstheme="majorBidi"/>
          <w:color w:val="000000" w:themeColor="text1"/>
          <w:sz w:val="20"/>
          <w:szCs w:val="20"/>
        </w:rPr>
        <w:t>.</w:t>
      </w:r>
      <w:r w:rsidR="00D54A01" w:rsidRPr="00AE0365">
        <w:rPr>
          <w:rFonts w:asciiTheme="majorBidi" w:eastAsia="Times New Roman" w:hAnsiTheme="majorBidi" w:cstheme="majorBidi"/>
          <w:color w:val="000000" w:themeColor="text1"/>
          <w:sz w:val="20"/>
          <w:szCs w:val="20"/>
          <w:lang w:val="en-GB"/>
        </w:rPr>
        <w:t xml:space="preserve"> </w:t>
      </w:r>
      <w:r w:rsidR="002C23A8">
        <w:rPr>
          <w:rFonts w:asciiTheme="majorBidi" w:eastAsia="Times New Roman" w:hAnsiTheme="majorBidi" w:cstheme="majorBidi"/>
          <w:color w:val="000000" w:themeColor="text1"/>
          <w:sz w:val="20"/>
          <w:szCs w:val="20"/>
          <w:lang w:val="en-GB"/>
        </w:rPr>
        <w:t xml:space="preserve">This </w:t>
      </w:r>
      <w:r w:rsidR="00D54A01" w:rsidRPr="00AE0365">
        <w:rPr>
          <w:rFonts w:asciiTheme="majorBidi" w:eastAsia="Times New Roman" w:hAnsiTheme="majorBidi" w:cstheme="majorBidi"/>
          <w:color w:val="000000" w:themeColor="text1"/>
          <w:sz w:val="20"/>
          <w:szCs w:val="20"/>
          <w:lang w:val="en-GB"/>
        </w:rPr>
        <w:t>challenge persists</w:t>
      </w:r>
      <w:r w:rsidR="0014362C" w:rsidRPr="00AE0365">
        <w:rPr>
          <w:rFonts w:asciiTheme="majorBidi" w:eastAsia="Times New Roman" w:hAnsiTheme="majorBidi" w:cstheme="majorBidi"/>
          <w:color w:val="000000" w:themeColor="text1"/>
          <w:sz w:val="20"/>
          <w:szCs w:val="20"/>
          <w:lang w:val="en-GB"/>
        </w:rPr>
        <w:t xml:space="preserve"> </w:t>
      </w:r>
      <w:r w:rsidR="0063226F" w:rsidRPr="00AE0365">
        <w:rPr>
          <w:rFonts w:asciiTheme="majorBidi" w:eastAsia="Times New Roman" w:hAnsiTheme="majorBidi" w:cstheme="majorBidi"/>
          <w:color w:val="000000" w:themeColor="text1"/>
          <w:sz w:val="20"/>
          <w:szCs w:val="20"/>
          <w:lang w:val="en-GB"/>
        </w:rPr>
        <w:t xml:space="preserve">in 2026 </w:t>
      </w:r>
      <w:r w:rsidR="0014362C" w:rsidRPr="00AE0365">
        <w:rPr>
          <w:rFonts w:asciiTheme="majorBidi" w:eastAsia="Times New Roman" w:hAnsiTheme="majorBidi" w:cstheme="majorBidi"/>
          <w:color w:val="000000" w:themeColor="text1"/>
          <w:sz w:val="20"/>
          <w:szCs w:val="20"/>
          <w:lang w:val="en-GB"/>
        </w:rPr>
        <w:t xml:space="preserve">and warrants </w:t>
      </w:r>
      <w:commentRangeStart w:id="6"/>
      <w:commentRangeStart w:id="7"/>
      <w:del w:id="8" w:author="Quintin Chou-Lambert" w:date="2026-08-12T10:40:00Z" w16du:dateUtc="2026-08-12T14:40:00Z">
        <w:r w:rsidR="0014362C" w:rsidRPr="00AE0365" w:rsidDel="001516E3">
          <w:rPr>
            <w:rFonts w:asciiTheme="majorBidi" w:eastAsia="Times New Roman" w:hAnsiTheme="majorBidi" w:cstheme="majorBidi"/>
            <w:color w:val="000000" w:themeColor="text1"/>
            <w:sz w:val="20"/>
            <w:szCs w:val="20"/>
            <w:lang w:val="en-GB"/>
          </w:rPr>
          <w:delText>interactional</w:delText>
        </w:r>
      </w:del>
      <w:ins w:id="9" w:author="Quintin Chou-Lambert" w:date="2026-08-12T10:40:00Z" w16du:dateUtc="2026-08-12T14:40:00Z">
        <w:r w:rsidR="001516E3">
          <w:rPr>
            <w:rFonts w:asciiTheme="majorBidi" w:eastAsia="Times New Roman" w:hAnsiTheme="majorBidi" w:cstheme="majorBidi"/>
            <w:color w:val="000000" w:themeColor="text1"/>
            <w:sz w:val="20"/>
            <w:szCs w:val="20"/>
            <w:lang w:val="en-GB"/>
          </w:rPr>
          <w:t>global</w:t>
        </w:r>
      </w:ins>
      <w:r w:rsidR="0014362C" w:rsidRPr="00AE0365">
        <w:rPr>
          <w:rFonts w:asciiTheme="majorBidi" w:eastAsia="Times New Roman" w:hAnsiTheme="majorBidi" w:cstheme="majorBidi"/>
          <w:color w:val="000000" w:themeColor="text1"/>
          <w:sz w:val="20"/>
          <w:szCs w:val="20"/>
          <w:lang w:val="en-GB"/>
        </w:rPr>
        <w:t xml:space="preserve"> </w:t>
      </w:r>
      <w:commentRangeEnd w:id="6"/>
      <w:r w:rsidR="00974B0C" w:rsidRPr="00AE0365">
        <w:rPr>
          <w:rStyle w:val="CommentReference"/>
          <w:rFonts w:asciiTheme="majorBidi" w:eastAsia="Times New Roman" w:hAnsiTheme="majorBidi" w:cstheme="majorBidi"/>
          <w:color w:val="000000" w:themeColor="text1"/>
          <w:sz w:val="20"/>
          <w:szCs w:val="20"/>
          <w:lang w:val="en-GB"/>
        </w:rPr>
        <w:commentReference w:id="6"/>
      </w:r>
      <w:commentRangeEnd w:id="7"/>
      <w:r w:rsidR="001516E3" w:rsidRPr="00AE0365">
        <w:rPr>
          <w:rStyle w:val="CommentReference"/>
          <w:rFonts w:asciiTheme="majorBidi" w:eastAsia="Times New Roman" w:hAnsiTheme="majorBidi" w:cstheme="majorBidi"/>
          <w:color w:val="000000" w:themeColor="text1"/>
          <w:sz w:val="20"/>
          <w:szCs w:val="20"/>
          <w:lang w:val="en-GB"/>
        </w:rPr>
        <w:commentReference w:id="7"/>
      </w:r>
      <w:r w:rsidR="0014362C" w:rsidRPr="00AE0365">
        <w:rPr>
          <w:rFonts w:asciiTheme="majorBidi" w:eastAsia="Times New Roman" w:hAnsiTheme="majorBidi" w:cstheme="majorBidi"/>
          <w:color w:val="000000" w:themeColor="text1"/>
          <w:sz w:val="20"/>
          <w:szCs w:val="20"/>
          <w:lang w:val="en-GB"/>
        </w:rPr>
        <w:t>action</w:t>
      </w:r>
      <w:r w:rsidR="00F806B8" w:rsidRPr="00AE0365">
        <w:rPr>
          <w:rFonts w:asciiTheme="majorBidi" w:eastAsia="Times New Roman" w:hAnsiTheme="majorBidi" w:cstheme="majorBidi"/>
          <w:color w:val="000000" w:themeColor="text1"/>
          <w:sz w:val="20"/>
          <w:szCs w:val="20"/>
          <w:lang w:val="en-GB"/>
        </w:rPr>
        <w:t>, as recommended in this report</w:t>
      </w:r>
      <w:r w:rsidR="00D54A01" w:rsidRPr="00AE0365">
        <w:rPr>
          <w:rFonts w:asciiTheme="majorBidi" w:eastAsia="Times New Roman" w:hAnsiTheme="majorBidi" w:cstheme="majorBidi"/>
          <w:color w:val="000000" w:themeColor="text1"/>
          <w:sz w:val="20"/>
          <w:szCs w:val="20"/>
          <w:lang w:val="en-GB"/>
        </w:rPr>
        <w:t>.</w:t>
      </w:r>
    </w:p>
    <w:p w14:paraId="2C617F75" w14:textId="603EA74E" w:rsidR="7C74D65A" w:rsidRPr="00AE0365" w:rsidRDefault="04E4C0AA" w:rsidP="00183F15">
      <w:pPr>
        <w:pStyle w:val="Heading1"/>
        <w:keepNext w:val="0"/>
        <w:keepLines w:val="0"/>
        <w:tabs>
          <w:tab w:val="center" w:pos="1060"/>
          <w:tab w:val="right" w:pos="9898"/>
        </w:tabs>
        <w:spacing w:before="0" w:after="0" w:line="276" w:lineRule="auto"/>
        <w:ind w:right="1325"/>
        <w:jc w:val="both"/>
        <w:rPr>
          <w:rFonts w:asciiTheme="majorBidi" w:eastAsia="Times New Roman" w:hAnsiTheme="majorBidi"/>
          <w:b/>
          <w:bCs/>
          <w:color w:val="000000" w:themeColor="text1"/>
          <w:sz w:val="28"/>
          <w:szCs w:val="28"/>
          <w:lang w:val="en-GB"/>
        </w:rPr>
      </w:pPr>
      <w:bookmarkStart w:id="10" w:name="_Toc199000302"/>
      <w:bookmarkStart w:id="11" w:name="_Toc232684609"/>
      <w:r w:rsidRPr="00AE0365">
        <w:rPr>
          <w:rFonts w:asciiTheme="majorBidi" w:eastAsia="Times New Roman" w:hAnsiTheme="majorBidi"/>
          <w:b/>
          <w:color w:val="000000" w:themeColor="text1"/>
          <w:sz w:val="28"/>
          <w:szCs w:val="28"/>
          <w:lang w:val="en-GB"/>
        </w:rPr>
        <w:t>I</w:t>
      </w:r>
      <w:r w:rsidR="68D1678B" w:rsidRPr="00AE0365">
        <w:rPr>
          <w:rFonts w:asciiTheme="majorBidi" w:eastAsia="Times New Roman" w:hAnsiTheme="majorBidi"/>
          <w:b/>
          <w:bCs/>
          <w:color w:val="000000" w:themeColor="text1"/>
          <w:sz w:val="28"/>
          <w:szCs w:val="28"/>
          <w:lang w:val="en-GB"/>
        </w:rPr>
        <w:t>I</w:t>
      </w:r>
      <w:r w:rsidRPr="00AE0365">
        <w:rPr>
          <w:rFonts w:asciiTheme="majorBidi" w:eastAsia="Times New Roman" w:hAnsiTheme="majorBidi"/>
          <w:b/>
          <w:bCs/>
          <w:color w:val="000000" w:themeColor="text1"/>
          <w:sz w:val="28"/>
          <w:szCs w:val="28"/>
          <w:lang w:val="en-GB"/>
        </w:rPr>
        <w:t xml:space="preserve">. </w:t>
      </w:r>
      <w:bookmarkEnd w:id="10"/>
      <w:commentRangeStart w:id="12"/>
      <w:commentRangeStart w:id="13"/>
      <w:commentRangeStart w:id="14"/>
      <w:r w:rsidR="00576373" w:rsidRPr="00AE0365">
        <w:rPr>
          <w:rFonts w:asciiTheme="majorBidi" w:eastAsia="Times New Roman" w:hAnsiTheme="majorBidi"/>
          <w:b/>
          <w:bCs/>
          <w:color w:val="000000" w:themeColor="text1"/>
          <w:sz w:val="28"/>
          <w:szCs w:val="28"/>
          <w:lang w:val="en-GB"/>
        </w:rPr>
        <w:t>Unique</w:t>
      </w:r>
      <w:commentRangeEnd w:id="12"/>
      <w:r w:rsidRPr="00AE0365">
        <w:rPr>
          <w:rStyle w:val="CommentReference"/>
          <w:rFonts w:asciiTheme="majorBidi" w:eastAsia="Times New Roman" w:hAnsiTheme="majorBidi"/>
          <w:b/>
          <w:bCs/>
          <w:color w:val="000000" w:themeColor="text1"/>
          <w:sz w:val="28"/>
          <w:szCs w:val="28"/>
          <w:lang w:val="en-GB"/>
        </w:rPr>
        <w:commentReference w:id="12"/>
      </w:r>
      <w:commentRangeEnd w:id="13"/>
      <w:r w:rsidR="00A34267" w:rsidRPr="00AE0365">
        <w:rPr>
          <w:rStyle w:val="CommentReference"/>
          <w:rFonts w:asciiTheme="majorBidi" w:eastAsia="Times New Roman" w:hAnsiTheme="majorBidi"/>
          <w:b/>
          <w:bCs/>
          <w:color w:val="000000" w:themeColor="text1"/>
          <w:sz w:val="28"/>
          <w:szCs w:val="28"/>
          <w:lang w:val="en-GB"/>
        </w:rPr>
        <w:commentReference w:id="13"/>
      </w:r>
      <w:commentRangeEnd w:id="14"/>
      <w:r w:rsidRPr="00AE0365">
        <w:rPr>
          <w:rStyle w:val="CommentReference"/>
          <w:rFonts w:asciiTheme="majorBidi" w:eastAsia="Times New Roman" w:hAnsiTheme="majorBidi"/>
          <w:b/>
          <w:bCs/>
          <w:color w:val="000000" w:themeColor="text1"/>
          <w:sz w:val="28"/>
          <w:szCs w:val="28"/>
          <w:lang w:val="en-GB"/>
        </w:rPr>
        <w:commentReference w:id="14"/>
      </w:r>
      <w:r w:rsidR="00576373" w:rsidRPr="00AE0365">
        <w:rPr>
          <w:rFonts w:asciiTheme="majorBidi" w:eastAsia="Times New Roman" w:hAnsiTheme="majorBidi"/>
          <w:b/>
          <w:bCs/>
          <w:color w:val="000000" w:themeColor="text1"/>
          <w:sz w:val="28"/>
          <w:szCs w:val="28"/>
          <w:lang w:val="en-GB"/>
        </w:rPr>
        <w:t xml:space="preserve"> challenges faced by developing countries in artificial intelligence capacity-building</w:t>
      </w:r>
      <w:bookmarkEnd w:id="11"/>
    </w:p>
    <w:p w14:paraId="55B41C7B" w14:textId="77777777" w:rsidR="0081759C" w:rsidRPr="00AE0365" w:rsidRDefault="0081759C" w:rsidP="0081759C">
      <w:pPr>
        <w:pStyle w:val="ListParagraph"/>
        <w:tabs>
          <w:tab w:val="center" w:pos="1748"/>
        </w:tabs>
        <w:spacing w:afterLines="120" w:after="288" w:line="276" w:lineRule="auto"/>
        <w:ind w:right="1325"/>
        <w:jc w:val="both"/>
        <w:rPr>
          <w:rFonts w:asciiTheme="majorBidi" w:eastAsia="Times New Roman" w:hAnsiTheme="majorBidi" w:cstheme="majorBidi"/>
          <w:color w:val="000000" w:themeColor="text1"/>
          <w:sz w:val="20"/>
          <w:szCs w:val="20"/>
          <w:lang w:val="en-GB"/>
        </w:rPr>
      </w:pPr>
    </w:p>
    <w:p w14:paraId="224F7914" w14:textId="2706AE6A" w:rsidR="00EC2FF5" w:rsidRPr="00AE0365" w:rsidRDefault="00932DF3" w:rsidP="001B5850">
      <w:pPr>
        <w:pStyle w:val="ListParagraph"/>
        <w:numPr>
          <w:ilvl w:val="0"/>
          <w:numId w:val="12"/>
        </w:numPr>
        <w:tabs>
          <w:tab w:val="center" w:pos="1748"/>
        </w:tabs>
        <w:spacing w:afterLines="120" w:after="288" w:line="276" w:lineRule="auto"/>
        <w:ind w:right="1325"/>
        <w:jc w:val="both"/>
        <w:rPr>
          <w:rFonts w:asciiTheme="majorBidi" w:eastAsia="Times New Roman" w:hAnsiTheme="majorBidi" w:cstheme="majorBidi"/>
          <w:color w:val="000000" w:themeColor="text1"/>
          <w:sz w:val="20"/>
          <w:szCs w:val="20"/>
          <w:lang w:val="en-GB"/>
        </w:rPr>
      </w:pPr>
      <w:r w:rsidRPr="00AE0365">
        <w:rPr>
          <w:rFonts w:asciiTheme="majorBidi" w:eastAsia="Times New Roman" w:hAnsiTheme="majorBidi" w:cstheme="majorBidi"/>
          <w:color w:val="000000" w:themeColor="text1"/>
          <w:sz w:val="20"/>
          <w:szCs w:val="20"/>
          <w:lang w:val="en-GB"/>
        </w:rPr>
        <w:t>While all</w:t>
      </w:r>
      <w:r w:rsidR="00E44941" w:rsidRPr="00AE0365">
        <w:rPr>
          <w:rFonts w:asciiTheme="majorBidi" w:eastAsia="Times New Roman" w:hAnsiTheme="majorBidi" w:cstheme="majorBidi"/>
          <w:color w:val="000000" w:themeColor="text1"/>
          <w:sz w:val="20"/>
          <w:szCs w:val="20"/>
          <w:lang w:val="en-GB"/>
        </w:rPr>
        <w:t xml:space="preserve"> countries must engage fast-moving AI technologies</w:t>
      </w:r>
      <w:r w:rsidR="00936D26" w:rsidRPr="00AE0365">
        <w:rPr>
          <w:rFonts w:asciiTheme="majorBidi" w:eastAsia="Times New Roman" w:hAnsiTheme="majorBidi" w:cstheme="majorBidi"/>
          <w:color w:val="000000" w:themeColor="text1"/>
          <w:sz w:val="20"/>
          <w:szCs w:val="20"/>
          <w:lang w:val="en-GB"/>
        </w:rPr>
        <w:t xml:space="preserve">, </w:t>
      </w:r>
      <w:r w:rsidR="002D2BA9" w:rsidRPr="00AE0365">
        <w:rPr>
          <w:rFonts w:asciiTheme="majorBidi" w:eastAsia="Times New Roman" w:hAnsiTheme="majorBidi" w:cstheme="majorBidi"/>
          <w:color w:val="000000" w:themeColor="text1"/>
          <w:sz w:val="20"/>
          <w:szCs w:val="20"/>
          <w:lang w:val="en-GB"/>
        </w:rPr>
        <w:t xml:space="preserve">many </w:t>
      </w:r>
      <w:r w:rsidR="008F4E74" w:rsidRPr="00AE0365">
        <w:rPr>
          <w:rFonts w:asciiTheme="majorBidi" w:eastAsia="Times New Roman" w:hAnsiTheme="majorBidi" w:cstheme="majorBidi"/>
          <w:color w:val="000000" w:themeColor="text1"/>
          <w:sz w:val="20"/>
          <w:szCs w:val="20"/>
          <w:lang w:val="en-GB"/>
        </w:rPr>
        <w:t xml:space="preserve">developing countries face </w:t>
      </w:r>
      <w:r w:rsidR="00C56D7D" w:rsidRPr="00AE0365">
        <w:rPr>
          <w:rFonts w:asciiTheme="majorBidi" w:eastAsia="Times New Roman" w:hAnsiTheme="majorBidi" w:cstheme="majorBidi"/>
          <w:color w:val="000000" w:themeColor="text1"/>
          <w:sz w:val="20"/>
          <w:szCs w:val="20"/>
          <w:lang w:val="en-GB"/>
        </w:rPr>
        <w:t xml:space="preserve">additional </w:t>
      </w:r>
      <w:r w:rsidR="00A67B3C" w:rsidRPr="00AE0365">
        <w:rPr>
          <w:rFonts w:asciiTheme="majorBidi" w:eastAsia="Times New Roman" w:hAnsiTheme="majorBidi" w:cstheme="majorBidi"/>
          <w:color w:val="000000" w:themeColor="text1"/>
          <w:sz w:val="20"/>
          <w:szCs w:val="20"/>
          <w:lang w:val="en-GB"/>
        </w:rPr>
        <w:t>unique challenges</w:t>
      </w:r>
      <w:r w:rsidR="009467D1" w:rsidRPr="00AE0365">
        <w:rPr>
          <w:rFonts w:asciiTheme="majorBidi" w:eastAsia="Times New Roman" w:hAnsiTheme="majorBidi" w:cstheme="majorBidi"/>
          <w:color w:val="000000" w:themeColor="text1"/>
          <w:sz w:val="20"/>
          <w:szCs w:val="20"/>
          <w:lang w:val="en-GB"/>
        </w:rPr>
        <w:t xml:space="preserve"> in AI capacity-building. One is that </w:t>
      </w:r>
      <w:r w:rsidR="00B2169C" w:rsidRPr="00AE0365">
        <w:rPr>
          <w:rFonts w:asciiTheme="majorBidi" w:eastAsia="Times New Roman" w:hAnsiTheme="majorBidi" w:cstheme="majorBidi"/>
          <w:color w:val="000000" w:themeColor="text1"/>
          <w:sz w:val="20"/>
          <w:szCs w:val="20"/>
          <w:lang w:val="en-GB"/>
        </w:rPr>
        <w:t xml:space="preserve">their </w:t>
      </w:r>
      <w:r w:rsidR="00A13555" w:rsidRPr="00AE0365">
        <w:rPr>
          <w:rFonts w:asciiTheme="majorBidi" w:eastAsia="Times New Roman" w:hAnsiTheme="majorBidi" w:cstheme="majorBidi"/>
          <w:color w:val="000000" w:themeColor="text1"/>
          <w:sz w:val="20"/>
          <w:szCs w:val="20"/>
          <w:lang w:val="en-GB"/>
        </w:rPr>
        <w:t xml:space="preserve">initial </w:t>
      </w:r>
      <w:r w:rsidR="00AC3129" w:rsidRPr="00AE0365">
        <w:rPr>
          <w:rFonts w:asciiTheme="majorBidi" w:eastAsia="Times New Roman" w:hAnsiTheme="majorBidi" w:cstheme="majorBidi"/>
          <w:color w:val="000000" w:themeColor="text1"/>
          <w:sz w:val="20"/>
          <w:szCs w:val="20"/>
          <w:lang w:val="en-GB"/>
        </w:rPr>
        <w:t>AI capacit</w:t>
      </w:r>
      <w:r w:rsidR="00F45B6C" w:rsidRPr="00AE0365">
        <w:rPr>
          <w:rFonts w:asciiTheme="majorBidi" w:eastAsia="Times New Roman" w:hAnsiTheme="majorBidi" w:cstheme="majorBidi"/>
          <w:color w:val="000000" w:themeColor="text1"/>
          <w:sz w:val="20"/>
          <w:szCs w:val="20"/>
          <w:lang w:val="en-GB"/>
        </w:rPr>
        <w:t>ies</w:t>
      </w:r>
      <w:r w:rsidR="003249D5" w:rsidRPr="00AE0365">
        <w:rPr>
          <w:rFonts w:asciiTheme="majorBidi" w:eastAsia="Times New Roman" w:hAnsiTheme="majorBidi" w:cstheme="majorBidi"/>
          <w:color w:val="000000" w:themeColor="text1"/>
          <w:sz w:val="20"/>
          <w:szCs w:val="20"/>
          <w:lang w:val="en-GB"/>
        </w:rPr>
        <w:t xml:space="preserve"> </w:t>
      </w:r>
      <w:r w:rsidR="0029258A" w:rsidRPr="00AE0365">
        <w:rPr>
          <w:rFonts w:asciiTheme="majorBidi" w:eastAsia="Times New Roman" w:hAnsiTheme="majorBidi" w:cstheme="majorBidi"/>
          <w:color w:val="000000" w:themeColor="text1"/>
          <w:sz w:val="20"/>
          <w:szCs w:val="20"/>
          <w:lang w:val="en-GB"/>
        </w:rPr>
        <w:t xml:space="preserve">tend to be </w:t>
      </w:r>
      <w:r w:rsidR="003249D5" w:rsidRPr="00AE0365">
        <w:rPr>
          <w:rFonts w:asciiTheme="majorBidi" w:eastAsia="Times New Roman" w:hAnsiTheme="majorBidi" w:cstheme="majorBidi"/>
          <w:color w:val="000000" w:themeColor="text1"/>
          <w:sz w:val="20"/>
          <w:szCs w:val="20"/>
          <w:lang w:val="en-GB"/>
        </w:rPr>
        <w:t>more limited</w:t>
      </w:r>
      <w:r w:rsidR="00670D9D" w:rsidRPr="00AE0365">
        <w:rPr>
          <w:rFonts w:asciiTheme="majorBidi" w:eastAsia="Times New Roman" w:hAnsiTheme="majorBidi" w:cstheme="majorBidi"/>
          <w:color w:val="000000" w:themeColor="text1"/>
          <w:sz w:val="20"/>
          <w:szCs w:val="20"/>
          <w:lang w:val="en-GB"/>
        </w:rPr>
        <w:t xml:space="preserve">. </w:t>
      </w:r>
      <w:r w:rsidR="003660B8" w:rsidRPr="00AE0365">
        <w:rPr>
          <w:rFonts w:asciiTheme="majorBidi" w:eastAsia="Times New Roman" w:hAnsiTheme="majorBidi" w:cstheme="majorBidi"/>
          <w:color w:val="000000" w:themeColor="text1"/>
          <w:sz w:val="20"/>
          <w:szCs w:val="20"/>
          <w:lang w:val="en-GB"/>
        </w:rPr>
        <w:t xml:space="preserve">This includes </w:t>
      </w:r>
      <w:r w:rsidR="0032179A" w:rsidRPr="00AE0365">
        <w:rPr>
          <w:rFonts w:asciiTheme="majorBidi" w:eastAsia="Times New Roman" w:hAnsiTheme="majorBidi" w:cstheme="majorBidi"/>
          <w:color w:val="000000" w:themeColor="text1"/>
          <w:sz w:val="20"/>
          <w:szCs w:val="20"/>
          <w:lang w:val="en-GB"/>
        </w:rPr>
        <w:t xml:space="preserve">gaps in </w:t>
      </w:r>
      <w:r w:rsidR="003660B8" w:rsidRPr="00AE0365">
        <w:rPr>
          <w:rFonts w:asciiTheme="majorBidi" w:eastAsia="Times New Roman" w:hAnsiTheme="majorBidi" w:cstheme="majorBidi"/>
          <w:color w:val="000000" w:themeColor="text1"/>
          <w:sz w:val="20"/>
          <w:szCs w:val="20"/>
          <w:lang w:val="en-GB"/>
        </w:rPr>
        <w:t>foundational</w:t>
      </w:r>
      <w:r w:rsidR="0032179A" w:rsidRPr="00AE0365">
        <w:rPr>
          <w:rFonts w:asciiTheme="majorBidi" w:eastAsia="Times New Roman" w:hAnsiTheme="majorBidi" w:cstheme="majorBidi"/>
          <w:color w:val="000000" w:themeColor="text1"/>
          <w:sz w:val="20"/>
          <w:szCs w:val="20"/>
          <w:lang w:val="en-GB"/>
        </w:rPr>
        <w:t xml:space="preserve"> AI capacity such as</w:t>
      </w:r>
      <w:r w:rsidR="006D0A50" w:rsidRPr="00AE0365">
        <w:rPr>
          <w:rFonts w:asciiTheme="majorBidi" w:eastAsia="Times New Roman" w:hAnsiTheme="majorBidi" w:cstheme="majorBidi"/>
          <w:color w:val="000000" w:themeColor="text1"/>
          <w:sz w:val="20"/>
          <w:szCs w:val="20"/>
          <w:lang w:val="en-GB"/>
        </w:rPr>
        <w:t xml:space="preserve"> </w:t>
      </w:r>
      <w:r w:rsidR="00AB1FE6" w:rsidRPr="00AE0365">
        <w:rPr>
          <w:rFonts w:asciiTheme="majorBidi" w:eastAsia="Times New Roman" w:hAnsiTheme="majorBidi" w:cstheme="majorBidi"/>
          <w:color w:val="000000" w:themeColor="text1"/>
          <w:sz w:val="20"/>
          <w:szCs w:val="20"/>
          <w:lang w:val="en-GB"/>
        </w:rPr>
        <w:t xml:space="preserve">in </w:t>
      </w:r>
      <w:r w:rsidR="0032179A" w:rsidRPr="00AE0365">
        <w:rPr>
          <w:rFonts w:asciiTheme="majorBidi" w:eastAsia="Times New Roman" w:hAnsiTheme="majorBidi" w:cstheme="majorBidi"/>
          <w:color w:val="000000" w:themeColor="text1"/>
          <w:sz w:val="20"/>
          <w:szCs w:val="20"/>
          <w:lang w:val="en-GB"/>
        </w:rPr>
        <w:t>compute</w:t>
      </w:r>
      <w:r w:rsidR="003D52DD" w:rsidRPr="00AE0365">
        <w:rPr>
          <w:rFonts w:asciiTheme="majorBidi" w:eastAsia="Times New Roman" w:hAnsiTheme="majorBidi" w:cstheme="majorBidi"/>
          <w:color w:val="000000" w:themeColor="text1"/>
          <w:sz w:val="20"/>
          <w:szCs w:val="20"/>
          <w:lang w:val="en-GB"/>
        </w:rPr>
        <w:t>,</w:t>
      </w:r>
      <w:r w:rsidR="00FC2891" w:rsidRPr="00AE0365">
        <w:rPr>
          <w:rFonts w:asciiTheme="majorBidi" w:eastAsia="Times New Roman" w:hAnsiTheme="majorBidi" w:cstheme="majorBidi"/>
          <w:color w:val="000000" w:themeColor="text1"/>
          <w:sz w:val="20"/>
          <w:szCs w:val="20"/>
          <w:lang w:val="en-GB"/>
        </w:rPr>
        <w:t xml:space="preserve"> associated energy and connectivity needs</w:t>
      </w:r>
      <w:r w:rsidR="00873CA3" w:rsidRPr="00AE0365">
        <w:rPr>
          <w:rFonts w:asciiTheme="majorBidi" w:eastAsia="Times New Roman" w:hAnsiTheme="majorBidi" w:cstheme="majorBidi"/>
          <w:color w:val="000000" w:themeColor="text1"/>
          <w:sz w:val="20"/>
          <w:szCs w:val="20"/>
          <w:lang w:val="en-GB"/>
        </w:rPr>
        <w:t xml:space="preserve">, </w:t>
      </w:r>
      <w:r w:rsidR="00B7015B" w:rsidRPr="00AE0365">
        <w:rPr>
          <w:rFonts w:asciiTheme="majorBidi" w:eastAsia="Times New Roman" w:hAnsiTheme="majorBidi" w:cstheme="majorBidi"/>
          <w:color w:val="000000" w:themeColor="text1"/>
          <w:sz w:val="20"/>
          <w:szCs w:val="20"/>
          <w:lang w:val="en-GB"/>
        </w:rPr>
        <w:t>high</w:t>
      </w:r>
      <w:r w:rsidR="00B7015B">
        <w:rPr>
          <w:rFonts w:asciiTheme="majorBidi" w:eastAsia="Times New Roman" w:hAnsiTheme="majorBidi" w:cstheme="majorBidi"/>
          <w:color w:val="000000" w:themeColor="text1"/>
          <w:sz w:val="20"/>
          <w:szCs w:val="20"/>
          <w:lang w:val="en-GB"/>
        </w:rPr>
        <w:t>-</w:t>
      </w:r>
      <w:r w:rsidR="00873CA3" w:rsidRPr="00AE0365">
        <w:rPr>
          <w:rFonts w:asciiTheme="majorBidi" w:eastAsia="Times New Roman" w:hAnsiTheme="majorBidi" w:cstheme="majorBidi"/>
          <w:color w:val="000000" w:themeColor="text1"/>
          <w:sz w:val="20"/>
          <w:szCs w:val="20"/>
          <w:lang w:val="en-GB"/>
        </w:rPr>
        <w:t>quality data,</w:t>
      </w:r>
      <w:r w:rsidR="00550FAC" w:rsidRPr="00AE0365">
        <w:rPr>
          <w:rFonts w:asciiTheme="majorBidi" w:eastAsia="Times New Roman" w:hAnsiTheme="majorBidi" w:cstheme="majorBidi"/>
          <w:color w:val="000000" w:themeColor="text1"/>
          <w:sz w:val="20"/>
          <w:szCs w:val="20"/>
          <w:lang w:val="en-GB"/>
        </w:rPr>
        <w:t xml:space="preserve"> in</w:t>
      </w:r>
      <w:r w:rsidR="00873CA3" w:rsidRPr="00AE0365">
        <w:rPr>
          <w:rFonts w:asciiTheme="majorBidi" w:eastAsia="Times New Roman" w:hAnsiTheme="majorBidi" w:cstheme="majorBidi"/>
          <w:color w:val="000000" w:themeColor="text1"/>
          <w:sz w:val="20"/>
          <w:szCs w:val="20"/>
          <w:lang w:val="en-GB"/>
        </w:rPr>
        <w:t xml:space="preserve"> </w:t>
      </w:r>
      <w:r w:rsidR="00E90167" w:rsidRPr="00AE0365">
        <w:rPr>
          <w:rFonts w:asciiTheme="majorBidi" w:eastAsia="Times New Roman" w:hAnsiTheme="majorBidi" w:cstheme="majorBidi"/>
          <w:color w:val="000000" w:themeColor="text1"/>
          <w:sz w:val="20"/>
          <w:szCs w:val="20"/>
          <w:lang w:val="en-GB"/>
        </w:rPr>
        <w:t xml:space="preserve">digital public infrastructure, </w:t>
      </w:r>
      <w:r w:rsidR="00873CA3" w:rsidRPr="00AE0365">
        <w:rPr>
          <w:rFonts w:asciiTheme="majorBidi" w:eastAsia="Times New Roman" w:hAnsiTheme="majorBidi" w:cstheme="majorBidi"/>
          <w:color w:val="000000" w:themeColor="text1"/>
          <w:sz w:val="20"/>
          <w:szCs w:val="20"/>
          <w:lang w:val="en-GB"/>
        </w:rPr>
        <w:t>model use case repositories</w:t>
      </w:r>
      <w:r w:rsidR="003D52DD" w:rsidRPr="00AE0365">
        <w:rPr>
          <w:rFonts w:asciiTheme="majorBidi" w:eastAsia="Times New Roman" w:hAnsiTheme="majorBidi" w:cstheme="majorBidi"/>
          <w:color w:val="000000" w:themeColor="text1"/>
          <w:sz w:val="20"/>
          <w:szCs w:val="20"/>
          <w:lang w:val="en-GB"/>
        </w:rPr>
        <w:t>,</w:t>
      </w:r>
      <w:r w:rsidR="00873CA3" w:rsidRPr="00AE0365">
        <w:rPr>
          <w:rFonts w:asciiTheme="majorBidi" w:eastAsia="Times New Roman" w:hAnsiTheme="majorBidi" w:cstheme="majorBidi"/>
          <w:color w:val="000000" w:themeColor="text1"/>
          <w:sz w:val="20"/>
          <w:szCs w:val="20"/>
          <w:lang w:val="en-GB"/>
        </w:rPr>
        <w:t xml:space="preserve"> and </w:t>
      </w:r>
      <w:r w:rsidR="006D0A50" w:rsidRPr="00AE0365">
        <w:rPr>
          <w:rFonts w:asciiTheme="majorBidi" w:eastAsia="Times New Roman" w:hAnsiTheme="majorBidi" w:cstheme="majorBidi"/>
          <w:color w:val="000000" w:themeColor="text1"/>
          <w:sz w:val="20"/>
          <w:szCs w:val="20"/>
          <w:lang w:val="en-GB"/>
        </w:rPr>
        <w:t xml:space="preserve">in </w:t>
      </w:r>
      <w:r w:rsidR="00EB0655" w:rsidRPr="00AE0365">
        <w:rPr>
          <w:rFonts w:asciiTheme="majorBidi" w:eastAsia="Times New Roman" w:hAnsiTheme="majorBidi" w:cstheme="majorBidi"/>
          <w:color w:val="000000" w:themeColor="text1"/>
          <w:sz w:val="20"/>
          <w:szCs w:val="20"/>
          <w:lang w:val="en-GB"/>
        </w:rPr>
        <w:t xml:space="preserve">skills for </w:t>
      </w:r>
      <w:r w:rsidR="00ED65D2" w:rsidRPr="00AE0365">
        <w:rPr>
          <w:rFonts w:asciiTheme="majorBidi" w:eastAsia="Times New Roman" w:hAnsiTheme="majorBidi" w:cstheme="majorBidi"/>
          <w:color w:val="000000" w:themeColor="text1"/>
          <w:sz w:val="20"/>
          <w:szCs w:val="20"/>
          <w:lang w:val="en-GB"/>
        </w:rPr>
        <w:t>AI development and deployment</w:t>
      </w:r>
      <w:r w:rsidR="00FA393A" w:rsidRPr="00AE0365">
        <w:rPr>
          <w:rStyle w:val="FootnoteReference"/>
          <w:rFonts w:asciiTheme="majorBidi" w:eastAsia="Times New Roman" w:hAnsiTheme="majorBidi" w:cstheme="majorBidi"/>
          <w:color w:val="000000" w:themeColor="text1"/>
          <w:sz w:val="20"/>
          <w:szCs w:val="20"/>
          <w:lang w:val="en-GB"/>
        </w:rPr>
        <w:footnoteReference w:id="3"/>
      </w:r>
      <w:r w:rsidR="000468F5" w:rsidRPr="00AE0365">
        <w:rPr>
          <w:rFonts w:asciiTheme="majorBidi" w:eastAsia="Times New Roman" w:hAnsiTheme="majorBidi" w:cstheme="majorBidi"/>
          <w:color w:val="000000" w:themeColor="text1"/>
          <w:sz w:val="20"/>
          <w:szCs w:val="20"/>
          <w:lang w:val="en-GB"/>
        </w:rPr>
        <w:t>.</w:t>
      </w:r>
      <w:r w:rsidR="00D02131" w:rsidRPr="00AE0365">
        <w:rPr>
          <w:rFonts w:asciiTheme="majorBidi" w:eastAsia="Times New Roman" w:hAnsiTheme="majorBidi" w:cstheme="majorBidi"/>
          <w:color w:val="000000" w:themeColor="text1"/>
          <w:sz w:val="20"/>
          <w:szCs w:val="20"/>
          <w:lang w:val="en-GB"/>
        </w:rPr>
        <w:t xml:space="preserve"> </w:t>
      </w:r>
      <w:r w:rsidR="002E0D29" w:rsidRPr="00AE0365">
        <w:rPr>
          <w:rFonts w:asciiTheme="majorBidi" w:eastAsia="Times New Roman" w:hAnsiTheme="majorBidi" w:cstheme="majorBidi"/>
          <w:color w:val="000000" w:themeColor="text1"/>
          <w:sz w:val="20"/>
          <w:szCs w:val="20"/>
          <w:lang w:val="en-GB"/>
        </w:rPr>
        <w:t>It also includes g</w:t>
      </w:r>
      <w:r w:rsidR="00A13C58" w:rsidRPr="00AE0365">
        <w:rPr>
          <w:rFonts w:asciiTheme="majorBidi" w:eastAsia="Times New Roman" w:hAnsiTheme="majorBidi" w:cstheme="majorBidi"/>
          <w:color w:val="000000" w:themeColor="text1"/>
          <w:sz w:val="20"/>
          <w:szCs w:val="20"/>
          <w:lang w:val="en-GB"/>
        </w:rPr>
        <w:t xml:space="preserve">aps in </w:t>
      </w:r>
      <w:r w:rsidR="00DB1020" w:rsidRPr="00AE0365">
        <w:rPr>
          <w:rFonts w:asciiTheme="majorBidi" w:eastAsia="Times New Roman" w:hAnsiTheme="majorBidi" w:cstheme="majorBidi"/>
          <w:color w:val="000000" w:themeColor="text1"/>
          <w:sz w:val="20"/>
          <w:szCs w:val="20"/>
          <w:lang w:val="en-GB"/>
        </w:rPr>
        <w:t xml:space="preserve">enabler </w:t>
      </w:r>
      <w:r w:rsidR="0011484C" w:rsidRPr="00AE0365">
        <w:rPr>
          <w:rFonts w:asciiTheme="majorBidi" w:eastAsia="Times New Roman" w:hAnsiTheme="majorBidi" w:cstheme="majorBidi"/>
          <w:color w:val="000000" w:themeColor="text1"/>
          <w:sz w:val="20"/>
          <w:szCs w:val="20"/>
          <w:lang w:val="en-GB"/>
        </w:rPr>
        <w:t xml:space="preserve">AI </w:t>
      </w:r>
      <w:r w:rsidR="00DB1020" w:rsidRPr="00AE0365">
        <w:rPr>
          <w:rFonts w:asciiTheme="majorBidi" w:eastAsia="Times New Roman" w:hAnsiTheme="majorBidi" w:cstheme="majorBidi"/>
          <w:color w:val="000000" w:themeColor="text1"/>
          <w:sz w:val="20"/>
          <w:szCs w:val="20"/>
          <w:lang w:val="en-GB"/>
        </w:rPr>
        <w:t>capacity</w:t>
      </w:r>
      <w:r w:rsidR="002E0D29" w:rsidRPr="00AE0365">
        <w:rPr>
          <w:rFonts w:asciiTheme="majorBidi" w:eastAsia="Times New Roman" w:hAnsiTheme="majorBidi" w:cstheme="majorBidi"/>
          <w:color w:val="000000" w:themeColor="text1"/>
          <w:sz w:val="20"/>
          <w:szCs w:val="20"/>
          <w:lang w:val="en-GB"/>
        </w:rPr>
        <w:t xml:space="preserve"> such as</w:t>
      </w:r>
      <w:r w:rsidR="00DB1020" w:rsidRPr="00AE0365">
        <w:rPr>
          <w:rFonts w:asciiTheme="majorBidi" w:eastAsia="Times New Roman" w:hAnsiTheme="majorBidi" w:cstheme="majorBidi"/>
          <w:color w:val="000000" w:themeColor="text1"/>
          <w:sz w:val="20"/>
          <w:szCs w:val="20"/>
          <w:lang w:val="en-GB"/>
        </w:rPr>
        <w:t xml:space="preserve"> </w:t>
      </w:r>
      <w:r w:rsidR="006D0A50" w:rsidRPr="00AE0365">
        <w:rPr>
          <w:rFonts w:asciiTheme="majorBidi" w:eastAsia="Times New Roman" w:hAnsiTheme="majorBidi" w:cstheme="majorBidi"/>
          <w:color w:val="000000" w:themeColor="text1"/>
          <w:sz w:val="20"/>
          <w:szCs w:val="20"/>
          <w:lang w:val="en-GB"/>
        </w:rPr>
        <w:t xml:space="preserve">in </w:t>
      </w:r>
      <w:r w:rsidR="0035226C" w:rsidRPr="00AE0365">
        <w:rPr>
          <w:rFonts w:asciiTheme="majorBidi" w:eastAsia="Times New Roman" w:hAnsiTheme="majorBidi" w:cstheme="majorBidi"/>
          <w:color w:val="000000" w:themeColor="text1"/>
          <w:sz w:val="20"/>
          <w:szCs w:val="20"/>
          <w:lang w:val="en-GB"/>
        </w:rPr>
        <w:t xml:space="preserve">relevant </w:t>
      </w:r>
      <w:r w:rsidR="00DA2267" w:rsidRPr="00AE0365">
        <w:rPr>
          <w:rFonts w:asciiTheme="majorBidi" w:eastAsia="Times New Roman" w:hAnsiTheme="majorBidi" w:cstheme="majorBidi"/>
          <w:color w:val="000000" w:themeColor="text1"/>
          <w:sz w:val="20"/>
          <w:szCs w:val="20"/>
          <w:lang w:val="en-GB"/>
        </w:rPr>
        <w:t>legislative</w:t>
      </w:r>
      <w:r w:rsidR="00F70D59" w:rsidRPr="00AE0365">
        <w:rPr>
          <w:rFonts w:asciiTheme="majorBidi" w:eastAsia="Times New Roman" w:hAnsiTheme="majorBidi" w:cstheme="majorBidi"/>
          <w:color w:val="000000" w:themeColor="text1"/>
          <w:sz w:val="20"/>
          <w:szCs w:val="20"/>
          <w:lang w:val="en-GB"/>
        </w:rPr>
        <w:t xml:space="preserve">, </w:t>
      </w:r>
      <w:r w:rsidR="00DA2267" w:rsidRPr="00AE0365">
        <w:rPr>
          <w:rFonts w:asciiTheme="majorBidi" w:eastAsia="Times New Roman" w:hAnsiTheme="majorBidi" w:cstheme="majorBidi"/>
          <w:color w:val="000000" w:themeColor="text1"/>
          <w:sz w:val="20"/>
          <w:szCs w:val="20"/>
          <w:lang w:val="en-GB"/>
        </w:rPr>
        <w:t xml:space="preserve">regulatory </w:t>
      </w:r>
      <w:r w:rsidR="00F70D59" w:rsidRPr="00AE0365">
        <w:rPr>
          <w:rFonts w:asciiTheme="majorBidi" w:eastAsia="Times New Roman" w:hAnsiTheme="majorBidi" w:cstheme="majorBidi"/>
          <w:color w:val="000000" w:themeColor="text1"/>
          <w:sz w:val="20"/>
          <w:szCs w:val="20"/>
          <w:lang w:val="en-GB"/>
        </w:rPr>
        <w:t xml:space="preserve">and </w:t>
      </w:r>
      <w:r w:rsidR="003B3555" w:rsidRPr="00AE0365">
        <w:rPr>
          <w:rFonts w:asciiTheme="majorBidi" w:eastAsia="Times New Roman" w:hAnsiTheme="majorBidi" w:cstheme="majorBidi"/>
          <w:color w:val="000000" w:themeColor="text1"/>
          <w:sz w:val="20"/>
          <w:szCs w:val="20"/>
          <w:lang w:val="en-GB"/>
        </w:rPr>
        <w:t>governance</w:t>
      </w:r>
      <w:r w:rsidR="00F70D59" w:rsidRPr="00AE0365">
        <w:rPr>
          <w:rFonts w:asciiTheme="majorBidi" w:eastAsia="Times New Roman" w:hAnsiTheme="majorBidi" w:cstheme="majorBidi"/>
          <w:color w:val="000000" w:themeColor="text1"/>
          <w:sz w:val="20"/>
          <w:szCs w:val="20"/>
          <w:lang w:val="en-GB"/>
        </w:rPr>
        <w:t xml:space="preserve"> </w:t>
      </w:r>
      <w:r w:rsidR="00DA2267" w:rsidRPr="00AE0365">
        <w:rPr>
          <w:rFonts w:asciiTheme="majorBidi" w:eastAsia="Times New Roman" w:hAnsiTheme="majorBidi" w:cstheme="majorBidi"/>
          <w:color w:val="000000" w:themeColor="text1"/>
          <w:sz w:val="20"/>
          <w:szCs w:val="20"/>
          <w:lang w:val="en-GB"/>
        </w:rPr>
        <w:t>frameworks</w:t>
      </w:r>
      <w:r w:rsidR="00F70D59" w:rsidRPr="00AE0365">
        <w:rPr>
          <w:rFonts w:asciiTheme="majorBidi" w:eastAsia="Times New Roman" w:hAnsiTheme="majorBidi" w:cstheme="majorBidi"/>
          <w:color w:val="000000" w:themeColor="text1"/>
          <w:sz w:val="20"/>
          <w:szCs w:val="20"/>
          <w:lang w:val="en-GB"/>
        </w:rPr>
        <w:t xml:space="preserve"> with appropriate accountability </w:t>
      </w:r>
      <w:r w:rsidR="00124829" w:rsidRPr="00AE0365">
        <w:rPr>
          <w:rFonts w:asciiTheme="majorBidi" w:eastAsia="Times New Roman" w:hAnsiTheme="majorBidi" w:cstheme="majorBidi"/>
          <w:color w:val="000000" w:themeColor="text1"/>
          <w:sz w:val="20"/>
          <w:szCs w:val="20"/>
          <w:lang w:val="en-GB"/>
        </w:rPr>
        <w:t xml:space="preserve">and redress </w:t>
      </w:r>
      <w:r w:rsidR="00F70D59" w:rsidRPr="00AE0365">
        <w:rPr>
          <w:rFonts w:asciiTheme="majorBidi" w:eastAsia="Times New Roman" w:hAnsiTheme="majorBidi" w:cstheme="majorBidi"/>
          <w:color w:val="000000" w:themeColor="text1"/>
          <w:sz w:val="20"/>
          <w:szCs w:val="20"/>
          <w:lang w:val="en-GB"/>
        </w:rPr>
        <w:t>mechanisms</w:t>
      </w:r>
      <w:r w:rsidR="00940577" w:rsidRPr="00AE0365">
        <w:rPr>
          <w:rFonts w:asciiTheme="majorBidi" w:eastAsia="Times New Roman" w:hAnsiTheme="majorBidi" w:cstheme="majorBidi"/>
          <w:color w:val="000000" w:themeColor="text1"/>
          <w:sz w:val="20"/>
          <w:szCs w:val="20"/>
          <w:lang w:val="en-GB"/>
        </w:rPr>
        <w:t xml:space="preserve"> (including in relation to human, gender, and labour rights)</w:t>
      </w:r>
      <w:r w:rsidR="00F70D59" w:rsidRPr="00AE0365">
        <w:rPr>
          <w:rFonts w:asciiTheme="majorBidi" w:eastAsia="Times New Roman" w:hAnsiTheme="majorBidi" w:cstheme="majorBidi"/>
          <w:color w:val="000000" w:themeColor="text1"/>
          <w:sz w:val="20"/>
          <w:szCs w:val="20"/>
          <w:lang w:val="en-GB"/>
        </w:rPr>
        <w:t xml:space="preserve">, </w:t>
      </w:r>
      <w:r w:rsidR="00B2692B" w:rsidRPr="00AE0365">
        <w:rPr>
          <w:rFonts w:asciiTheme="majorBidi" w:eastAsia="Times New Roman" w:hAnsiTheme="majorBidi" w:cstheme="majorBidi"/>
          <w:color w:val="000000" w:themeColor="text1"/>
          <w:sz w:val="20"/>
          <w:szCs w:val="20"/>
          <w:lang w:val="en-GB"/>
        </w:rPr>
        <w:t xml:space="preserve">in </w:t>
      </w:r>
      <w:r w:rsidR="00C34267" w:rsidRPr="00AE0365">
        <w:rPr>
          <w:rFonts w:asciiTheme="majorBidi" w:eastAsia="Times New Roman" w:hAnsiTheme="majorBidi" w:cstheme="majorBidi"/>
          <w:color w:val="000000" w:themeColor="text1"/>
          <w:sz w:val="20"/>
          <w:szCs w:val="20"/>
          <w:lang w:val="en-GB"/>
        </w:rPr>
        <w:t xml:space="preserve">institutional </w:t>
      </w:r>
      <w:r w:rsidR="008172CE" w:rsidRPr="00AE0365">
        <w:rPr>
          <w:rFonts w:asciiTheme="majorBidi" w:eastAsia="Times New Roman" w:hAnsiTheme="majorBidi" w:cstheme="majorBidi"/>
          <w:color w:val="000000" w:themeColor="text1"/>
          <w:sz w:val="20"/>
          <w:szCs w:val="20"/>
          <w:lang w:val="en-GB"/>
        </w:rPr>
        <w:t xml:space="preserve">public </w:t>
      </w:r>
      <w:r w:rsidR="0035226C" w:rsidRPr="00AE0365">
        <w:rPr>
          <w:rFonts w:asciiTheme="majorBidi" w:eastAsia="Times New Roman" w:hAnsiTheme="majorBidi" w:cstheme="majorBidi"/>
          <w:color w:val="000000" w:themeColor="text1"/>
          <w:sz w:val="20"/>
          <w:szCs w:val="20"/>
          <w:lang w:val="en-GB"/>
        </w:rPr>
        <w:t xml:space="preserve">service </w:t>
      </w:r>
      <w:r w:rsidR="00F70D59" w:rsidRPr="00AE0365">
        <w:rPr>
          <w:rFonts w:asciiTheme="majorBidi" w:eastAsia="Times New Roman" w:hAnsiTheme="majorBidi" w:cstheme="majorBidi"/>
          <w:color w:val="000000" w:themeColor="text1"/>
          <w:sz w:val="20"/>
          <w:szCs w:val="20"/>
          <w:lang w:val="en-GB"/>
        </w:rPr>
        <w:t>capacity to</w:t>
      </w:r>
      <w:r w:rsidR="00153CAD" w:rsidRPr="00AE0365">
        <w:rPr>
          <w:rFonts w:asciiTheme="majorBidi" w:eastAsia="Times New Roman" w:hAnsiTheme="majorBidi" w:cstheme="majorBidi"/>
          <w:color w:val="000000" w:themeColor="text1"/>
          <w:sz w:val="20"/>
          <w:szCs w:val="20"/>
          <w:lang w:val="en-GB"/>
        </w:rPr>
        <w:t xml:space="preserve"> assess,</w:t>
      </w:r>
      <w:r w:rsidR="00F70D59" w:rsidRPr="00AE0365">
        <w:rPr>
          <w:rFonts w:asciiTheme="majorBidi" w:eastAsia="Times New Roman" w:hAnsiTheme="majorBidi" w:cstheme="majorBidi"/>
          <w:color w:val="000000" w:themeColor="text1"/>
          <w:sz w:val="20"/>
          <w:szCs w:val="20"/>
          <w:lang w:val="en-GB"/>
        </w:rPr>
        <w:t xml:space="preserve"> </w:t>
      </w:r>
      <w:r w:rsidR="0035226C" w:rsidRPr="00AE0365">
        <w:rPr>
          <w:rFonts w:asciiTheme="majorBidi" w:eastAsia="Times New Roman" w:hAnsiTheme="majorBidi" w:cstheme="majorBidi"/>
          <w:color w:val="000000" w:themeColor="text1"/>
          <w:sz w:val="20"/>
          <w:szCs w:val="20"/>
          <w:lang w:val="en-GB"/>
        </w:rPr>
        <w:t>procure, deploy</w:t>
      </w:r>
      <w:r w:rsidR="00840C43" w:rsidRPr="00AE0365">
        <w:rPr>
          <w:rFonts w:asciiTheme="majorBidi" w:eastAsia="Times New Roman" w:hAnsiTheme="majorBidi" w:cstheme="majorBidi"/>
          <w:color w:val="000000" w:themeColor="text1"/>
          <w:sz w:val="20"/>
          <w:szCs w:val="20"/>
          <w:lang w:val="en-GB"/>
        </w:rPr>
        <w:t xml:space="preserve">, </w:t>
      </w:r>
      <w:r w:rsidR="008D5A8B" w:rsidRPr="00AE0365">
        <w:rPr>
          <w:rFonts w:asciiTheme="majorBidi" w:eastAsia="Times New Roman" w:hAnsiTheme="majorBidi" w:cstheme="majorBidi"/>
          <w:color w:val="000000" w:themeColor="text1"/>
          <w:sz w:val="20"/>
          <w:szCs w:val="20"/>
          <w:lang w:val="en-GB"/>
        </w:rPr>
        <w:t>apply</w:t>
      </w:r>
      <w:r w:rsidR="0035226C" w:rsidRPr="00AE0365">
        <w:rPr>
          <w:rFonts w:asciiTheme="majorBidi" w:eastAsia="Times New Roman" w:hAnsiTheme="majorBidi" w:cstheme="majorBidi"/>
          <w:color w:val="000000" w:themeColor="text1"/>
          <w:sz w:val="20"/>
          <w:szCs w:val="20"/>
          <w:lang w:val="en-GB"/>
        </w:rPr>
        <w:t xml:space="preserve"> </w:t>
      </w:r>
      <w:r w:rsidR="00421404" w:rsidRPr="00AE0365">
        <w:rPr>
          <w:rFonts w:asciiTheme="majorBidi" w:eastAsia="Times New Roman" w:hAnsiTheme="majorBidi" w:cstheme="majorBidi"/>
          <w:color w:val="000000" w:themeColor="text1"/>
          <w:sz w:val="20"/>
          <w:szCs w:val="20"/>
          <w:lang w:val="en-GB"/>
        </w:rPr>
        <w:t>and govern AI</w:t>
      </w:r>
      <w:r w:rsidR="00FA64F8" w:rsidRPr="00AE0365">
        <w:rPr>
          <w:rFonts w:asciiTheme="majorBidi" w:eastAsia="Times New Roman" w:hAnsiTheme="majorBidi" w:cstheme="majorBidi"/>
          <w:color w:val="000000" w:themeColor="text1"/>
          <w:sz w:val="20"/>
          <w:szCs w:val="20"/>
          <w:lang w:val="en-GB"/>
        </w:rPr>
        <w:t xml:space="preserve"> effectively</w:t>
      </w:r>
      <w:r w:rsidR="005635B7" w:rsidRPr="00AE0365">
        <w:rPr>
          <w:rStyle w:val="FootnoteReference"/>
          <w:rFonts w:asciiTheme="majorBidi" w:eastAsia="Times New Roman" w:hAnsiTheme="majorBidi" w:cstheme="majorBidi"/>
          <w:color w:val="000000" w:themeColor="text1"/>
          <w:sz w:val="20"/>
          <w:szCs w:val="20"/>
          <w:lang w:val="en-GB"/>
        </w:rPr>
        <w:footnoteReference w:id="4"/>
      </w:r>
      <w:r w:rsidR="00421404" w:rsidRPr="00AE0365">
        <w:rPr>
          <w:rFonts w:asciiTheme="majorBidi" w:eastAsia="Times New Roman" w:hAnsiTheme="majorBidi" w:cstheme="majorBidi"/>
          <w:color w:val="000000" w:themeColor="text1"/>
          <w:sz w:val="20"/>
          <w:szCs w:val="20"/>
          <w:lang w:val="en-GB"/>
        </w:rPr>
        <w:t xml:space="preserve">, and </w:t>
      </w:r>
      <w:r w:rsidR="00B2692B" w:rsidRPr="00AE0365">
        <w:rPr>
          <w:rFonts w:asciiTheme="majorBidi" w:eastAsia="Times New Roman" w:hAnsiTheme="majorBidi" w:cstheme="majorBidi"/>
          <w:color w:val="000000" w:themeColor="text1"/>
          <w:sz w:val="20"/>
          <w:szCs w:val="20"/>
          <w:lang w:val="en-GB"/>
        </w:rPr>
        <w:t xml:space="preserve">in </w:t>
      </w:r>
      <w:r w:rsidR="00421404" w:rsidRPr="00AE0365">
        <w:rPr>
          <w:rFonts w:asciiTheme="majorBidi" w:eastAsia="Times New Roman" w:hAnsiTheme="majorBidi" w:cstheme="majorBidi"/>
          <w:color w:val="000000" w:themeColor="text1"/>
          <w:sz w:val="20"/>
          <w:szCs w:val="20"/>
          <w:lang w:val="en-GB"/>
        </w:rPr>
        <w:t xml:space="preserve">capacity to </w:t>
      </w:r>
      <w:r w:rsidR="00AB1FE6" w:rsidRPr="00AE0365">
        <w:rPr>
          <w:rFonts w:asciiTheme="majorBidi" w:eastAsia="Times New Roman" w:hAnsiTheme="majorBidi" w:cstheme="majorBidi"/>
          <w:color w:val="000000" w:themeColor="text1"/>
          <w:sz w:val="20"/>
          <w:szCs w:val="20"/>
          <w:lang w:val="en-GB"/>
        </w:rPr>
        <w:t>participate</w:t>
      </w:r>
      <w:r w:rsidR="00F70D59" w:rsidRPr="00AE0365">
        <w:rPr>
          <w:rFonts w:asciiTheme="majorBidi" w:eastAsia="Times New Roman" w:hAnsiTheme="majorBidi" w:cstheme="majorBidi"/>
          <w:color w:val="000000" w:themeColor="text1"/>
          <w:sz w:val="20"/>
          <w:szCs w:val="20"/>
          <w:lang w:val="en-GB"/>
        </w:rPr>
        <w:t xml:space="preserve"> in </w:t>
      </w:r>
      <w:r w:rsidR="0011484C" w:rsidRPr="00AE0365">
        <w:rPr>
          <w:rFonts w:asciiTheme="majorBidi" w:eastAsia="Times New Roman" w:hAnsiTheme="majorBidi" w:cstheme="majorBidi"/>
          <w:color w:val="000000" w:themeColor="text1"/>
          <w:sz w:val="20"/>
          <w:szCs w:val="20"/>
          <w:lang w:val="en-GB"/>
        </w:rPr>
        <w:t xml:space="preserve">international </w:t>
      </w:r>
      <w:r w:rsidR="00F70D59" w:rsidRPr="00AE0365">
        <w:rPr>
          <w:rFonts w:asciiTheme="majorBidi" w:eastAsia="Times New Roman" w:hAnsiTheme="majorBidi" w:cstheme="majorBidi"/>
          <w:color w:val="000000" w:themeColor="text1"/>
          <w:sz w:val="20"/>
          <w:szCs w:val="20"/>
          <w:lang w:val="en-GB"/>
        </w:rPr>
        <w:t xml:space="preserve">AI governance </w:t>
      </w:r>
      <w:r w:rsidR="007841A5" w:rsidRPr="00AE0365">
        <w:rPr>
          <w:rFonts w:asciiTheme="majorBidi" w:eastAsia="Times New Roman" w:hAnsiTheme="majorBidi" w:cstheme="majorBidi"/>
          <w:color w:val="000000" w:themeColor="text1"/>
          <w:sz w:val="20"/>
          <w:szCs w:val="20"/>
          <w:lang w:val="en-GB"/>
        </w:rPr>
        <w:t>processes</w:t>
      </w:r>
      <w:r w:rsidR="0011484C" w:rsidRPr="00AE0365">
        <w:rPr>
          <w:rFonts w:asciiTheme="majorBidi" w:eastAsia="Times New Roman" w:hAnsiTheme="majorBidi" w:cstheme="majorBidi"/>
          <w:color w:val="000000" w:themeColor="text1"/>
          <w:sz w:val="20"/>
          <w:szCs w:val="20"/>
          <w:lang w:val="en-GB"/>
        </w:rPr>
        <w:t>.</w:t>
      </w:r>
      <w:r w:rsidR="00C34267" w:rsidRPr="00AE0365">
        <w:rPr>
          <w:rFonts w:asciiTheme="majorBidi" w:eastAsia="Times New Roman" w:hAnsiTheme="majorBidi" w:cstheme="majorBidi"/>
          <w:color w:val="000000" w:themeColor="text1"/>
          <w:sz w:val="20"/>
          <w:szCs w:val="20"/>
          <w:lang w:val="en-GB"/>
        </w:rPr>
        <w:t xml:space="preserve"> </w:t>
      </w:r>
      <w:r w:rsidR="00EC2FF5" w:rsidRPr="00AE0365">
        <w:rPr>
          <w:rFonts w:asciiTheme="majorBidi" w:eastAsia="Times New Roman" w:hAnsiTheme="majorBidi" w:cstheme="majorBidi"/>
          <w:color w:val="000000" w:themeColor="text1"/>
          <w:sz w:val="20"/>
          <w:szCs w:val="20"/>
          <w:lang w:val="en-GB"/>
        </w:rPr>
        <w:t xml:space="preserve">These gaps </w:t>
      </w:r>
      <w:r w:rsidR="001B5850" w:rsidRPr="00AE0365">
        <w:rPr>
          <w:rFonts w:asciiTheme="majorBidi" w:eastAsia="Times New Roman" w:hAnsiTheme="majorBidi" w:cstheme="majorBidi"/>
          <w:color w:val="000000" w:themeColor="text1"/>
          <w:sz w:val="20"/>
          <w:szCs w:val="20"/>
          <w:lang w:val="en-GB"/>
        </w:rPr>
        <w:t xml:space="preserve">hinder both the development of </w:t>
      </w:r>
      <w:r w:rsidR="00EC2FF5" w:rsidRPr="00AE0365">
        <w:rPr>
          <w:rFonts w:asciiTheme="majorBidi" w:eastAsia="Times New Roman" w:hAnsiTheme="majorBidi" w:cstheme="majorBidi"/>
          <w:color w:val="000000" w:themeColor="text1"/>
          <w:sz w:val="20"/>
          <w:szCs w:val="20"/>
          <w:lang w:val="en-GB"/>
        </w:rPr>
        <w:t>domestic AI industry and public sector capacity to adopt, assess, and govern AI solutions.</w:t>
      </w:r>
    </w:p>
    <w:p w14:paraId="71A51933" w14:textId="77777777" w:rsidR="00B812DE" w:rsidRPr="00AE0365" w:rsidRDefault="00B812DE" w:rsidP="00B812DE">
      <w:pPr>
        <w:pStyle w:val="ListParagraph"/>
        <w:tabs>
          <w:tab w:val="center" w:pos="1748"/>
        </w:tabs>
        <w:spacing w:afterLines="120" w:after="288" w:line="276" w:lineRule="auto"/>
        <w:ind w:right="1325"/>
        <w:jc w:val="both"/>
        <w:rPr>
          <w:rFonts w:asciiTheme="majorBidi" w:eastAsia="Times New Roman" w:hAnsiTheme="majorBidi" w:cstheme="majorBidi"/>
          <w:color w:val="000000" w:themeColor="text1"/>
          <w:sz w:val="20"/>
          <w:szCs w:val="20"/>
          <w:lang w:val="en-GB"/>
        </w:rPr>
      </w:pPr>
    </w:p>
    <w:p w14:paraId="5A1917D4" w14:textId="10FFC96A" w:rsidR="006443E1" w:rsidRPr="00AE0365" w:rsidRDefault="00EE71EC" w:rsidP="00483FC4">
      <w:pPr>
        <w:pStyle w:val="ListParagraph"/>
        <w:numPr>
          <w:ilvl w:val="0"/>
          <w:numId w:val="12"/>
        </w:numPr>
        <w:tabs>
          <w:tab w:val="center" w:pos="1748"/>
        </w:tabs>
        <w:spacing w:afterLines="120" w:after="288" w:line="276" w:lineRule="auto"/>
        <w:ind w:right="1325"/>
        <w:jc w:val="both"/>
        <w:rPr>
          <w:rFonts w:asciiTheme="majorBidi" w:eastAsia="Times New Roman" w:hAnsiTheme="majorBidi" w:cstheme="majorBidi"/>
          <w:color w:val="000000" w:themeColor="text1"/>
          <w:sz w:val="20"/>
          <w:szCs w:val="20"/>
          <w:lang w:val="en-GB"/>
        </w:rPr>
      </w:pPr>
      <w:r>
        <w:rPr>
          <w:rFonts w:asciiTheme="majorBidi" w:eastAsia="Times New Roman" w:hAnsiTheme="majorBidi" w:cstheme="majorBidi"/>
          <w:color w:val="000000" w:themeColor="text1"/>
          <w:sz w:val="20"/>
          <w:szCs w:val="20"/>
          <w:lang w:val="en-GB"/>
        </w:rPr>
        <w:t>Mo</w:t>
      </w:r>
      <w:r w:rsidR="00B440DD">
        <w:rPr>
          <w:rFonts w:asciiTheme="majorBidi" w:eastAsia="Times New Roman" w:hAnsiTheme="majorBidi" w:cstheme="majorBidi"/>
          <w:color w:val="000000" w:themeColor="text1"/>
          <w:sz w:val="20"/>
          <w:szCs w:val="20"/>
          <w:lang w:val="en-GB"/>
        </w:rPr>
        <w:t xml:space="preserve">st </w:t>
      </w:r>
      <w:r w:rsidR="001A1AD2">
        <w:rPr>
          <w:rFonts w:asciiTheme="majorBidi" w:eastAsia="Times New Roman" w:hAnsiTheme="majorBidi" w:cstheme="majorBidi"/>
          <w:color w:val="000000" w:themeColor="text1"/>
          <w:sz w:val="20"/>
          <w:szCs w:val="20"/>
          <w:lang w:val="en-GB"/>
        </w:rPr>
        <w:t>d</w:t>
      </w:r>
      <w:r w:rsidR="00CC156B" w:rsidRPr="00AE0365">
        <w:rPr>
          <w:rFonts w:asciiTheme="majorBidi" w:eastAsia="Times New Roman" w:hAnsiTheme="majorBidi" w:cstheme="majorBidi"/>
          <w:color w:val="000000" w:themeColor="text1"/>
          <w:sz w:val="20"/>
          <w:szCs w:val="20"/>
          <w:lang w:val="en-GB"/>
        </w:rPr>
        <w:t xml:space="preserve">eveloping countries </w:t>
      </w:r>
      <w:r w:rsidR="00946C23" w:rsidRPr="00AE0365">
        <w:rPr>
          <w:rFonts w:asciiTheme="majorBidi" w:eastAsia="Times New Roman" w:hAnsiTheme="majorBidi" w:cstheme="majorBidi"/>
          <w:color w:val="000000" w:themeColor="text1"/>
          <w:sz w:val="20"/>
          <w:szCs w:val="20"/>
          <w:lang w:val="en-GB"/>
        </w:rPr>
        <w:t xml:space="preserve">also face </w:t>
      </w:r>
      <w:r w:rsidR="00C812A0" w:rsidRPr="00AE0365">
        <w:rPr>
          <w:rFonts w:asciiTheme="majorBidi" w:eastAsia="Times New Roman" w:hAnsiTheme="majorBidi" w:cstheme="majorBidi"/>
          <w:color w:val="000000" w:themeColor="text1"/>
          <w:sz w:val="20"/>
          <w:szCs w:val="20"/>
          <w:lang w:val="en-GB"/>
        </w:rPr>
        <w:t>constraints</w:t>
      </w:r>
      <w:r w:rsidR="00254CD5" w:rsidRPr="00AE0365">
        <w:rPr>
          <w:rFonts w:asciiTheme="majorBidi" w:eastAsia="Times New Roman" w:hAnsiTheme="majorBidi" w:cstheme="majorBidi"/>
          <w:color w:val="000000" w:themeColor="text1"/>
          <w:sz w:val="20"/>
          <w:szCs w:val="20"/>
          <w:lang w:val="en-GB"/>
        </w:rPr>
        <w:t xml:space="preserve"> </w:t>
      </w:r>
      <w:r w:rsidR="00946C23" w:rsidRPr="00AE0365">
        <w:rPr>
          <w:rFonts w:asciiTheme="majorBidi" w:eastAsia="Times New Roman" w:hAnsiTheme="majorBidi" w:cstheme="majorBidi"/>
          <w:color w:val="000000" w:themeColor="text1"/>
          <w:sz w:val="20"/>
          <w:szCs w:val="20"/>
          <w:lang w:val="en-GB"/>
        </w:rPr>
        <w:t xml:space="preserve">which </w:t>
      </w:r>
      <w:r w:rsidR="00A8426B" w:rsidRPr="00AE0365">
        <w:rPr>
          <w:rFonts w:asciiTheme="majorBidi" w:eastAsia="Times New Roman" w:hAnsiTheme="majorBidi" w:cstheme="majorBidi"/>
          <w:color w:val="000000" w:themeColor="text1"/>
          <w:sz w:val="20"/>
          <w:szCs w:val="20"/>
          <w:lang w:val="en-GB"/>
        </w:rPr>
        <w:t>hinder</w:t>
      </w:r>
      <w:r w:rsidR="00E87F3C" w:rsidRPr="00AE0365">
        <w:rPr>
          <w:rFonts w:asciiTheme="majorBidi" w:eastAsia="Times New Roman" w:hAnsiTheme="majorBidi" w:cstheme="majorBidi"/>
          <w:color w:val="000000" w:themeColor="text1"/>
          <w:sz w:val="20"/>
          <w:szCs w:val="20"/>
          <w:lang w:val="en-GB"/>
        </w:rPr>
        <w:t xml:space="preserve"> </w:t>
      </w:r>
      <w:r w:rsidR="001323CD" w:rsidRPr="00AE0365">
        <w:rPr>
          <w:rFonts w:asciiTheme="majorBidi" w:eastAsia="Times New Roman" w:hAnsiTheme="majorBidi" w:cstheme="majorBidi"/>
          <w:color w:val="000000" w:themeColor="text1"/>
          <w:sz w:val="20"/>
          <w:szCs w:val="20"/>
          <w:lang w:val="en-GB"/>
        </w:rPr>
        <w:t xml:space="preserve">growth in </w:t>
      </w:r>
      <w:r w:rsidR="00CC156B" w:rsidRPr="00AE0365">
        <w:rPr>
          <w:rFonts w:asciiTheme="majorBidi" w:eastAsia="Times New Roman" w:hAnsiTheme="majorBidi" w:cstheme="majorBidi"/>
          <w:color w:val="000000" w:themeColor="text1"/>
          <w:sz w:val="20"/>
          <w:szCs w:val="20"/>
          <w:lang w:val="en-GB"/>
        </w:rPr>
        <w:t>AI capacit</w:t>
      </w:r>
      <w:r w:rsidR="001323CD" w:rsidRPr="00AE0365">
        <w:rPr>
          <w:rFonts w:asciiTheme="majorBidi" w:eastAsia="Times New Roman" w:hAnsiTheme="majorBidi" w:cstheme="majorBidi"/>
          <w:color w:val="000000" w:themeColor="text1"/>
          <w:sz w:val="20"/>
          <w:szCs w:val="20"/>
          <w:lang w:val="en-GB"/>
        </w:rPr>
        <w:t>ies</w:t>
      </w:r>
      <w:r w:rsidR="00E87F3C" w:rsidRPr="00AE0365">
        <w:rPr>
          <w:rFonts w:asciiTheme="majorBidi" w:eastAsia="Times New Roman" w:hAnsiTheme="majorBidi" w:cstheme="majorBidi"/>
          <w:color w:val="000000" w:themeColor="text1"/>
          <w:sz w:val="20"/>
          <w:szCs w:val="20"/>
          <w:lang w:val="en-GB"/>
        </w:rPr>
        <w:t xml:space="preserve"> </w:t>
      </w:r>
      <w:r w:rsidR="00547D76" w:rsidRPr="00AE0365">
        <w:rPr>
          <w:rFonts w:asciiTheme="majorBidi" w:eastAsia="Times New Roman" w:hAnsiTheme="majorBidi" w:cstheme="majorBidi"/>
          <w:color w:val="000000" w:themeColor="text1"/>
          <w:sz w:val="20"/>
          <w:szCs w:val="20"/>
          <w:lang w:val="en-GB"/>
        </w:rPr>
        <w:t xml:space="preserve">that </w:t>
      </w:r>
      <w:r w:rsidR="00A8426B" w:rsidRPr="00AE0365">
        <w:rPr>
          <w:rFonts w:asciiTheme="majorBidi" w:eastAsia="Times New Roman" w:hAnsiTheme="majorBidi" w:cstheme="majorBidi"/>
          <w:color w:val="000000" w:themeColor="text1"/>
          <w:sz w:val="20"/>
          <w:szCs w:val="20"/>
          <w:lang w:val="en-GB"/>
        </w:rPr>
        <w:t>support national development priorities</w:t>
      </w:r>
      <w:r w:rsidR="00254CD5" w:rsidRPr="00AE0365">
        <w:rPr>
          <w:rFonts w:asciiTheme="majorBidi" w:eastAsia="Times New Roman" w:hAnsiTheme="majorBidi" w:cstheme="majorBidi"/>
          <w:color w:val="000000" w:themeColor="text1"/>
          <w:sz w:val="20"/>
          <w:szCs w:val="20"/>
          <w:lang w:val="en-GB"/>
        </w:rPr>
        <w:t>.</w:t>
      </w:r>
      <w:r w:rsidR="00CC156B" w:rsidRPr="00AE0365">
        <w:rPr>
          <w:rFonts w:asciiTheme="majorBidi" w:eastAsia="Times New Roman" w:hAnsiTheme="majorBidi" w:cstheme="majorBidi"/>
          <w:color w:val="000000" w:themeColor="text1"/>
          <w:sz w:val="20"/>
          <w:szCs w:val="20"/>
          <w:lang w:val="en-GB"/>
        </w:rPr>
        <w:t xml:space="preserve"> These </w:t>
      </w:r>
      <w:r w:rsidR="004A6A3D" w:rsidRPr="00AE0365">
        <w:rPr>
          <w:rFonts w:asciiTheme="majorBidi" w:eastAsia="Times New Roman" w:hAnsiTheme="majorBidi" w:cstheme="majorBidi"/>
          <w:color w:val="000000" w:themeColor="text1"/>
          <w:sz w:val="20"/>
          <w:szCs w:val="20"/>
          <w:lang w:val="en-GB"/>
        </w:rPr>
        <w:t xml:space="preserve">can </w:t>
      </w:r>
      <w:r w:rsidR="00CC156B" w:rsidRPr="00AE0365">
        <w:rPr>
          <w:rFonts w:asciiTheme="majorBidi" w:eastAsia="Times New Roman" w:hAnsiTheme="majorBidi" w:cstheme="majorBidi"/>
          <w:color w:val="000000" w:themeColor="text1"/>
          <w:sz w:val="20"/>
          <w:szCs w:val="20"/>
          <w:lang w:val="en-GB"/>
        </w:rPr>
        <w:t xml:space="preserve">include </w:t>
      </w:r>
      <w:r w:rsidR="005C60A2" w:rsidRPr="00AE0365">
        <w:rPr>
          <w:rFonts w:asciiTheme="majorBidi" w:eastAsia="Times New Roman" w:hAnsiTheme="majorBidi" w:cstheme="majorBidi"/>
          <w:color w:val="000000" w:themeColor="text1"/>
          <w:sz w:val="20"/>
          <w:szCs w:val="20"/>
          <w:lang w:val="en-GB"/>
        </w:rPr>
        <w:t xml:space="preserve">data </w:t>
      </w:r>
      <w:r w:rsidR="00437FF2" w:rsidRPr="00AE0365">
        <w:rPr>
          <w:rFonts w:asciiTheme="majorBidi" w:eastAsia="Times New Roman" w:hAnsiTheme="majorBidi" w:cstheme="majorBidi"/>
          <w:color w:val="000000" w:themeColor="text1"/>
          <w:sz w:val="20"/>
          <w:szCs w:val="20"/>
          <w:lang w:val="en-GB"/>
        </w:rPr>
        <w:t>scarc</w:t>
      </w:r>
      <w:r w:rsidR="005C60A2" w:rsidRPr="00AE0365">
        <w:rPr>
          <w:rFonts w:asciiTheme="majorBidi" w:eastAsia="Times New Roman" w:hAnsiTheme="majorBidi" w:cstheme="majorBidi"/>
          <w:color w:val="000000" w:themeColor="text1"/>
          <w:sz w:val="20"/>
          <w:szCs w:val="20"/>
          <w:lang w:val="en-GB"/>
        </w:rPr>
        <w:t>ity</w:t>
      </w:r>
      <w:r w:rsidR="00437FF2" w:rsidRPr="00AE0365">
        <w:rPr>
          <w:rFonts w:asciiTheme="majorBidi" w:eastAsia="Times New Roman" w:hAnsiTheme="majorBidi" w:cstheme="majorBidi"/>
          <w:color w:val="000000" w:themeColor="text1"/>
          <w:sz w:val="20"/>
          <w:szCs w:val="20"/>
          <w:lang w:val="en-GB"/>
        </w:rPr>
        <w:t xml:space="preserve"> </w:t>
      </w:r>
      <w:r w:rsidR="005C60A2" w:rsidRPr="00AE0365">
        <w:rPr>
          <w:rFonts w:asciiTheme="majorBidi" w:eastAsia="Times New Roman" w:hAnsiTheme="majorBidi" w:cstheme="majorBidi"/>
          <w:color w:val="000000" w:themeColor="text1"/>
          <w:sz w:val="20"/>
          <w:szCs w:val="20"/>
          <w:lang w:val="en-GB"/>
        </w:rPr>
        <w:t xml:space="preserve">in </w:t>
      </w:r>
      <w:r w:rsidR="00946C23" w:rsidRPr="00AE0365">
        <w:rPr>
          <w:rFonts w:asciiTheme="majorBidi" w:eastAsia="Times New Roman" w:hAnsiTheme="majorBidi" w:cstheme="majorBidi"/>
          <w:color w:val="000000" w:themeColor="text1"/>
          <w:sz w:val="20"/>
          <w:szCs w:val="20"/>
          <w:lang w:val="en-GB"/>
        </w:rPr>
        <w:t xml:space="preserve">languages with limited digital representation, </w:t>
      </w:r>
      <w:r w:rsidR="005712A9" w:rsidRPr="00AE0365">
        <w:rPr>
          <w:rFonts w:asciiTheme="majorBidi" w:eastAsia="Times New Roman" w:hAnsiTheme="majorBidi" w:cstheme="majorBidi"/>
          <w:color w:val="000000" w:themeColor="text1"/>
          <w:sz w:val="20"/>
          <w:szCs w:val="20"/>
          <w:lang w:val="en-GB"/>
        </w:rPr>
        <w:t xml:space="preserve">nascent digital economies with </w:t>
      </w:r>
      <w:r w:rsidR="00FD7DFA" w:rsidRPr="00AE0365">
        <w:rPr>
          <w:rFonts w:asciiTheme="majorBidi" w:eastAsia="Times New Roman" w:hAnsiTheme="majorBidi" w:cstheme="majorBidi"/>
          <w:color w:val="000000" w:themeColor="text1"/>
          <w:sz w:val="20"/>
          <w:szCs w:val="20"/>
          <w:lang w:val="en-GB"/>
        </w:rPr>
        <w:t>limited digital infrastructure</w:t>
      </w:r>
      <w:r w:rsidR="00F90175" w:rsidRPr="00AE0365">
        <w:rPr>
          <w:rFonts w:asciiTheme="majorBidi" w:eastAsia="Times New Roman" w:hAnsiTheme="majorBidi" w:cstheme="majorBidi"/>
          <w:color w:val="000000" w:themeColor="text1"/>
          <w:sz w:val="20"/>
          <w:szCs w:val="20"/>
          <w:lang w:val="en-GB"/>
        </w:rPr>
        <w:t>, and talent brain drain</w:t>
      </w:r>
      <w:r w:rsidR="00ED1394" w:rsidRPr="00AE0365">
        <w:rPr>
          <w:rFonts w:asciiTheme="majorBidi" w:eastAsia="Times New Roman" w:hAnsiTheme="majorBidi" w:cstheme="majorBidi"/>
          <w:color w:val="000000" w:themeColor="text1"/>
          <w:sz w:val="20"/>
          <w:szCs w:val="20"/>
          <w:lang w:val="en-GB"/>
        </w:rPr>
        <w:t>s</w:t>
      </w:r>
      <w:r w:rsidR="00F90175" w:rsidRPr="00AE0365">
        <w:rPr>
          <w:rFonts w:asciiTheme="majorBidi" w:eastAsia="Times New Roman" w:hAnsiTheme="majorBidi" w:cstheme="majorBidi"/>
          <w:color w:val="000000" w:themeColor="text1"/>
          <w:sz w:val="20"/>
          <w:szCs w:val="20"/>
          <w:lang w:val="en-GB"/>
        </w:rPr>
        <w:t xml:space="preserve"> </w:t>
      </w:r>
      <w:r w:rsidR="00ED1394" w:rsidRPr="00AE0365">
        <w:rPr>
          <w:rFonts w:asciiTheme="majorBidi" w:eastAsia="Times New Roman" w:hAnsiTheme="majorBidi" w:cstheme="majorBidi"/>
          <w:color w:val="000000" w:themeColor="text1"/>
          <w:sz w:val="20"/>
          <w:szCs w:val="20"/>
          <w:lang w:val="en-GB"/>
        </w:rPr>
        <w:t xml:space="preserve">across </w:t>
      </w:r>
      <w:r w:rsidR="00F90175" w:rsidRPr="00AE0365">
        <w:rPr>
          <w:rFonts w:asciiTheme="majorBidi" w:eastAsia="Times New Roman" w:hAnsiTheme="majorBidi" w:cstheme="majorBidi"/>
          <w:color w:val="000000" w:themeColor="text1"/>
          <w:sz w:val="20"/>
          <w:szCs w:val="20"/>
          <w:lang w:val="en-GB"/>
        </w:rPr>
        <w:t>public and private sectors</w:t>
      </w:r>
      <w:r w:rsidR="003302CF" w:rsidRPr="00AE0365">
        <w:rPr>
          <w:rFonts w:asciiTheme="majorBidi" w:eastAsia="Times New Roman" w:hAnsiTheme="majorBidi" w:cstheme="majorBidi"/>
          <w:color w:val="000000" w:themeColor="text1"/>
          <w:sz w:val="20"/>
          <w:szCs w:val="20"/>
          <w:lang w:val="en-GB"/>
        </w:rPr>
        <w:t xml:space="preserve">. </w:t>
      </w:r>
      <w:r w:rsidR="0064441B" w:rsidRPr="00AE0365">
        <w:rPr>
          <w:rFonts w:asciiTheme="majorBidi" w:eastAsia="Times New Roman" w:hAnsiTheme="majorBidi" w:cstheme="majorBidi"/>
          <w:color w:val="000000" w:themeColor="text1"/>
          <w:sz w:val="20"/>
          <w:szCs w:val="20"/>
          <w:lang w:val="en-GB"/>
        </w:rPr>
        <w:t xml:space="preserve">Such constraints </w:t>
      </w:r>
      <w:r w:rsidR="001A1530" w:rsidRPr="00AE0365">
        <w:rPr>
          <w:rFonts w:asciiTheme="majorBidi" w:eastAsia="Times New Roman" w:hAnsiTheme="majorBidi" w:cstheme="majorBidi"/>
          <w:color w:val="000000" w:themeColor="text1"/>
          <w:sz w:val="20"/>
          <w:szCs w:val="20"/>
          <w:lang w:val="en-GB"/>
        </w:rPr>
        <w:t xml:space="preserve">can </w:t>
      </w:r>
      <w:r w:rsidR="003302CF" w:rsidRPr="00AE0365">
        <w:rPr>
          <w:rFonts w:asciiTheme="majorBidi" w:eastAsia="Times New Roman" w:hAnsiTheme="majorBidi" w:cstheme="majorBidi"/>
          <w:color w:val="000000" w:themeColor="text1"/>
          <w:sz w:val="20"/>
          <w:szCs w:val="20"/>
          <w:lang w:val="en-GB"/>
        </w:rPr>
        <w:t>combine to</w:t>
      </w:r>
      <w:r w:rsidR="00FD7DFA" w:rsidRPr="00AE0365">
        <w:rPr>
          <w:rFonts w:asciiTheme="majorBidi" w:eastAsia="Times New Roman" w:hAnsiTheme="majorBidi" w:cstheme="majorBidi"/>
          <w:color w:val="000000" w:themeColor="text1"/>
          <w:sz w:val="20"/>
          <w:szCs w:val="20"/>
          <w:lang w:val="en-GB"/>
        </w:rPr>
        <w:t xml:space="preserve"> </w:t>
      </w:r>
      <w:r w:rsidR="00F26A16" w:rsidRPr="00AE0365">
        <w:rPr>
          <w:rFonts w:asciiTheme="majorBidi" w:eastAsia="Times New Roman" w:hAnsiTheme="majorBidi" w:cstheme="majorBidi"/>
          <w:color w:val="000000" w:themeColor="text1"/>
          <w:sz w:val="20"/>
          <w:szCs w:val="20"/>
          <w:lang w:val="en-GB"/>
        </w:rPr>
        <w:t>mak</w:t>
      </w:r>
      <w:r w:rsidR="003302CF" w:rsidRPr="00AE0365">
        <w:rPr>
          <w:rFonts w:asciiTheme="majorBidi" w:eastAsia="Times New Roman" w:hAnsiTheme="majorBidi" w:cstheme="majorBidi"/>
          <w:color w:val="000000" w:themeColor="text1"/>
          <w:sz w:val="20"/>
          <w:szCs w:val="20"/>
          <w:lang w:val="en-GB"/>
        </w:rPr>
        <w:t>e</w:t>
      </w:r>
      <w:r w:rsidR="00F26A16" w:rsidRPr="00AE0365">
        <w:rPr>
          <w:rFonts w:asciiTheme="majorBidi" w:eastAsia="Times New Roman" w:hAnsiTheme="majorBidi" w:cstheme="majorBidi"/>
          <w:color w:val="000000" w:themeColor="text1"/>
          <w:sz w:val="20"/>
          <w:szCs w:val="20"/>
          <w:lang w:val="en-GB"/>
        </w:rPr>
        <w:t xml:space="preserve"> </w:t>
      </w:r>
      <w:r w:rsidR="00FD7DFA" w:rsidRPr="00AE0365">
        <w:rPr>
          <w:rFonts w:asciiTheme="majorBidi" w:eastAsia="Times New Roman" w:hAnsiTheme="majorBidi" w:cstheme="majorBidi"/>
          <w:color w:val="000000" w:themeColor="text1"/>
          <w:sz w:val="20"/>
          <w:szCs w:val="20"/>
          <w:lang w:val="en-GB"/>
        </w:rPr>
        <w:t>the risk-adjusted rates of return on capital too low to attract adequate private investment</w:t>
      </w:r>
      <w:r w:rsidR="00F26A16" w:rsidRPr="00AE0365">
        <w:rPr>
          <w:rFonts w:asciiTheme="majorBidi" w:eastAsia="Times New Roman" w:hAnsiTheme="majorBidi" w:cstheme="majorBidi"/>
          <w:color w:val="000000" w:themeColor="text1"/>
          <w:sz w:val="20"/>
          <w:szCs w:val="20"/>
          <w:lang w:val="en-GB"/>
        </w:rPr>
        <w:t xml:space="preserve"> </w:t>
      </w:r>
      <w:r w:rsidR="001351E2" w:rsidRPr="00AE0365">
        <w:rPr>
          <w:rFonts w:asciiTheme="majorBidi" w:eastAsia="Times New Roman" w:hAnsiTheme="majorBidi" w:cstheme="majorBidi"/>
          <w:color w:val="000000" w:themeColor="text1"/>
          <w:sz w:val="20"/>
          <w:szCs w:val="20"/>
          <w:lang w:val="en-GB"/>
        </w:rPr>
        <w:t xml:space="preserve">or loans for </w:t>
      </w:r>
      <w:r w:rsidR="0089035E" w:rsidRPr="00AE0365">
        <w:rPr>
          <w:rFonts w:asciiTheme="majorBidi" w:eastAsia="Times New Roman" w:hAnsiTheme="majorBidi" w:cstheme="majorBidi"/>
          <w:color w:val="000000" w:themeColor="text1"/>
          <w:sz w:val="20"/>
          <w:szCs w:val="20"/>
          <w:lang w:val="en-GB"/>
        </w:rPr>
        <w:t xml:space="preserve">local </w:t>
      </w:r>
      <w:r w:rsidR="00F26A16" w:rsidRPr="00AE0365">
        <w:rPr>
          <w:rFonts w:asciiTheme="majorBidi" w:eastAsia="Times New Roman" w:hAnsiTheme="majorBidi" w:cstheme="majorBidi"/>
          <w:color w:val="000000" w:themeColor="text1"/>
          <w:sz w:val="20"/>
          <w:szCs w:val="20"/>
          <w:lang w:val="en-GB"/>
        </w:rPr>
        <w:t>AI capacity</w:t>
      </w:r>
      <w:r w:rsidR="007B3093" w:rsidRPr="00AE0365">
        <w:rPr>
          <w:rFonts w:asciiTheme="majorBidi" w:eastAsia="Times New Roman" w:hAnsiTheme="majorBidi" w:cstheme="majorBidi"/>
          <w:color w:val="000000" w:themeColor="text1"/>
          <w:sz w:val="20"/>
          <w:szCs w:val="20"/>
          <w:lang w:val="en-GB"/>
        </w:rPr>
        <w:t xml:space="preserve">, </w:t>
      </w:r>
      <w:del w:id="15" w:author="Quintin Chou-Lambert" w:date="2026-08-12T13:18:00Z" w16du:dateUtc="2026-08-12T17:18:00Z">
        <w:r w:rsidR="00C40486" w:rsidRPr="00AE0365" w:rsidDel="00507A3D">
          <w:rPr>
            <w:rFonts w:asciiTheme="majorBidi" w:eastAsia="Times New Roman" w:hAnsiTheme="majorBidi" w:cstheme="majorBidi"/>
            <w:color w:val="000000" w:themeColor="text1"/>
            <w:sz w:val="20"/>
            <w:szCs w:val="20"/>
            <w:lang w:val="en-GB"/>
          </w:rPr>
          <w:delText xml:space="preserve">also </w:delText>
        </w:r>
      </w:del>
      <w:ins w:id="16" w:author="Quintin Chou-Lambert" w:date="2026-08-12T13:18:00Z" w16du:dateUtc="2026-08-12T17:18:00Z">
        <w:r w:rsidR="00507A3D">
          <w:rPr>
            <w:rFonts w:asciiTheme="majorBidi" w:eastAsia="Times New Roman" w:hAnsiTheme="majorBidi" w:cstheme="majorBidi"/>
            <w:color w:val="000000" w:themeColor="text1"/>
            <w:sz w:val="20"/>
            <w:szCs w:val="20"/>
            <w:lang w:val="en-GB"/>
          </w:rPr>
          <w:t>while</w:t>
        </w:r>
        <w:r w:rsidR="00507A3D" w:rsidRPr="00AE0365">
          <w:rPr>
            <w:rFonts w:asciiTheme="majorBidi" w:eastAsia="Times New Roman" w:hAnsiTheme="majorBidi" w:cstheme="majorBidi"/>
            <w:color w:val="000000" w:themeColor="text1"/>
            <w:sz w:val="20"/>
            <w:szCs w:val="20"/>
            <w:lang w:val="en-GB"/>
          </w:rPr>
          <w:t xml:space="preserve"> </w:t>
        </w:r>
      </w:ins>
      <w:r w:rsidR="00C40486" w:rsidRPr="00AE0365">
        <w:rPr>
          <w:rFonts w:asciiTheme="majorBidi" w:eastAsia="Times New Roman" w:hAnsiTheme="majorBidi" w:cstheme="majorBidi"/>
          <w:color w:val="000000" w:themeColor="text1"/>
          <w:sz w:val="20"/>
          <w:szCs w:val="20"/>
          <w:lang w:val="en-GB"/>
        </w:rPr>
        <w:t>limit</w:t>
      </w:r>
      <w:r w:rsidR="007B3093" w:rsidRPr="00AE0365">
        <w:rPr>
          <w:rFonts w:asciiTheme="majorBidi" w:eastAsia="Times New Roman" w:hAnsiTheme="majorBidi" w:cstheme="majorBidi"/>
          <w:color w:val="000000" w:themeColor="text1"/>
          <w:sz w:val="20"/>
          <w:szCs w:val="20"/>
          <w:lang w:val="en-GB"/>
        </w:rPr>
        <w:t>ing</w:t>
      </w:r>
      <w:r w:rsidR="00C40486" w:rsidRPr="00AE0365">
        <w:rPr>
          <w:rFonts w:asciiTheme="majorBidi" w:eastAsia="Times New Roman" w:hAnsiTheme="majorBidi" w:cstheme="majorBidi"/>
          <w:color w:val="000000" w:themeColor="text1"/>
          <w:sz w:val="20"/>
          <w:szCs w:val="20"/>
          <w:lang w:val="en-GB"/>
        </w:rPr>
        <w:t xml:space="preserve"> </w:t>
      </w:r>
      <w:r w:rsidR="00F83F4B" w:rsidRPr="00AE0365">
        <w:rPr>
          <w:rFonts w:asciiTheme="majorBidi" w:eastAsia="Times New Roman" w:hAnsiTheme="majorBidi" w:cstheme="majorBidi"/>
          <w:color w:val="000000" w:themeColor="text1"/>
          <w:sz w:val="20"/>
          <w:szCs w:val="20"/>
          <w:lang w:val="en-GB"/>
        </w:rPr>
        <w:t>d</w:t>
      </w:r>
      <w:r w:rsidR="00CD20F7" w:rsidRPr="00AE0365">
        <w:rPr>
          <w:rFonts w:asciiTheme="majorBidi" w:eastAsia="Times New Roman" w:hAnsiTheme="majorBidi" w:cstheme="majorBidi"/>
          <w:color w:val="000000" w:themeColor="text1"/>
          <w:sz w:val="20"/>
          <w:szCs w:val="20"/>
          <w:lang w:val="en-GB"/>
        </w:rPr>
        <w:t>eveloping countries</w:t>
      </w:r>
      <w:r w:rsidR="00C40486" w:rsidRPr="00AE0365">
        <w:rPr>
          <w:rFonts w:asciiTheme="majorBidi" w:eastAsia="Times New Roman" w:hAnsiTheme="majorBidi" w:cstheme="majorBidi"/>
          <w:color w:val="000000" w:themeColor="text1"/>
          <w:sz w:val="20"/>
          <w:szCs w:val="20"/>
          <w:lang w:val="en-GB"/>
        </w:rPr>
        <w:t>’</w:t>
      </w:r>
      <w:r w:rsidR="00CD20F7" w:rsidRPr="00AE0365">
        <w:rPr>
          <w:rFonts w:asciiTheme="majorBidi" w:eastAsia="Times New Roman" w:hAnsiTheme="majorBidi" w:cstheme="majorBidi"/>
          <w:color w:val="000000" w:themeColor="text1"/>
          <w:sz w:val="20"/>
          <w:szCs w:val="20"/>
          <w:lang w:val="en-GB"/>
        </w:rPr>
        <w:t xml:space="preserve"> </w:t>
      </w:r>
      <w:r w:rsidR="00FE1FC1" w:rsidRPr="00AE0365">
        <w:rPr>
          <w:rFonts w:asciiTheme="majorBidi" w:eastAsia="Times New Roman" w:hAnsiTheme="majorBidi" w:cstheme="majorBidi"/>
          <w:color w:val="000000" w:themeColor="text1"/>
          <w:sz w:val="20"/>
          <w:szCs w:val="20"/>
          <w:lang w:val="en-GB"/>
        </w:rPr>
        <w:t>bargaining power</w:t>
      </w:r>
      <w:r w:rsidR="00CD20F7" w:rsidRPr="00AE0365">
        <w:rPr>
          <w:rFonts w:asciiTheme="majorBidi" w:eastAsia="Times New Roman" w:hAnsiTheme="majorBidi" w:cstheme="majorBidi"/>
          <w:color w:val="000000" w:themeColor="text1"/>
          <w:sz w:val="20"/>
          <w:szCs w:val="20"/>
          <w:lang w:val="en-GB"/>
        </w:rPr>
        <w:t xml:space="preserve"> </w:t>
      </w:r>
      <w:r w:rsidR="00FE1FC1" w:rsidRPr="00AE0365">
        <w:rPr>
          <w:rFonts w:asciiTheme="majorBidi" w:eastAsia="Times New Roman" w:hAnsiTheme="majorBidi" w:cstheme="majorBidi"/>
          <w:color w:val="000000" w:themeColor="text1"/>
          <w:sz w:val="20"/>
          <w:szCs w:val="20"/>
          <w:lang w:val="en-GB"/>
        </w:rPr>
        <w:t xml:space="preserve">vis-à-vis </w:t>
      </w:r>
      <w:r w:rsidR="0089035E" w:rsidRPr="00AE0365">
        <w:rPr>
          <w:rFonts w:asciiTheme="majorBidi" w:eastAsia="Times New Roman" w:hAnsiTheme="majorBidi" w:cstheme="majorBidi"/>
          <w:color w:val="000000" w:themeColor="text1"/>
          <w:sz w:val="20"/>
          <w:szCs w:val="20"/>
          <w:lang w:val="en-GB"/>
        </w:rPr>
        <w:t>technology providers</w:t>
      </w:r>
      <w:r w:rsidR="00483FC4">
        <w:rPr>
          <w:rFonts w:asciiTheme="majorBidi" w:eastAsia="Times New Roman" w:hAnsiTheme="majorBidi" w:cstheme="majorBidi"/>
          <w:color w:val="000000" w:themeColor="text1"/>
          <w:sz w:val="20"/>
          <w:szCs w:val="20"/>
          <w:lang w:val="en-GB"/>
        </w:rPr>
        <w:t xml:space="preserve">. </w:t>
      </w:r>
      <w:r w:rsidR="00483FC4" w:rsidRPr="00483FC4">
        <w:rPr>
          <w:rFonts w:asciiTheme="majorBidi" w:eastAsia="Times New Roman" w:hAnsiTheme="majorBidi" w:cstheme="majorBidi"/>
          <w:color w:val="000000" w:themeColor="text1"/>
          <w:sz w:val="20"/>
          <w:szCs w:val="20"/>
        </w:rPr>
        <w:t>These constraints can also reinforce existing inequalities within countries, limiting who is able to access and benefit from AI</w:t>
      </w:r>
      <w:r w:rsidR="007B3093" w:rsidRPr="00AE0365">
        <w:rPr>
          <w:rFonts w:asciiTheme="majorBidi" w:eastAsia="Times New Roman" w:hAnsiTheme="majorBidi" w:cstheme="majorBidi"/>
          <w:color w:val="000000" w:themeColor="text1"/>
          <w:sz w:val="20"/>
          <w:szCs w:val="20"/>
          <w:lang w:val="en-GB"/>
        </w:rPr>
        <w:t xml:space="preserve">. </w:t>
      </w:r>
      <w:r w:rsidR="006D5D40" w:rsidRPr="00AE0365">
        <w:rPr>
          <w:rFonts w:asciiTheme="majorBidi" w:eastAsia="Times New Roman" w:hAnsiTheme="majorBidi" w:cstheme="majorBidi"/>
          <w:color w:val="000000" w:themeColor="text1"/>
          <w:sz w:val="20"/>
          <w:szCs w:val="20"/>
          <w:lang w:val="en-GB"/>
        </w:rPr>
        <w:t xml:space="preserve">For developing countries </w:t>
      </w:r>
      <w:r w:rsidR="00723020">
        <w:rPr>
          <w:rFonts w:asciiTheme="majorBidi" w:eastAsia="Times New Roman" w:hAnsiTheme="majorBidi" w:cstheme="majorBidi"/>
          <w:color w:val="000000" w:themeColor="text1"/>
          <w:sz w:val="20"/>
          <w:szCs w:val="20"/>
          <w:lang w:val="en-GB"/>
        </w:rPr>
        <w:t xml:space="preserve">that can be characterised </w:t>
      </w:r>
      <w:commentRangeStart w:id="17"/>
      <w:r w:rsidR="00723020">
        <w:rPr>
          <w:rFonts w:asciiTheme="majorBidi" w:eastAsia="Times New Roman" w:hAnsiTheme="majorBidi" w:cstheme="majorBidi"/>
          <w:color w:val="000000" w:themeColor="text1"/>
          <w:sz w:val="20"/>
          <w:szCs w:val="20"/>
          <w:lang w:val="en-GB"/>
        </w:rPr>
        <w:t xml:space="preserve">as </w:t>
      </w:r>
      <w:del w:id="18" w:author="Quintin Chou-Lambert" w:date="2026-08-12T10:41:00Z" w16du:dateUtc="2026-08-12T14:41:00Z">
        <w:r w:rsidR="00723020" w:rsidDel="00027F7D">
          <w:rPr>
            <w:rFonts w:asciiTheme="majorBidi" w:eastAsia="Times New Roman" w:hAnsiTheme="majorBidi" w:cstheme="majorBidi"/>
            <w:color w:val="000000" w:themeColor="text1"/>
            <w:sz w:val="20"/>
            <w:szCs w:val="20"/>
            <w:lang w:val="en-GB"/>
          </w:rPr>
          <w:delText>at</w:delText>
        </w:r>
        <w:r w:rsidR="006D5D40" w:rsidRPr="00AE0365" w:rsidDel="00027F7D">
          <w:rPr>
            <w:rFonts w:asciiTheme="majorBidi" w:eastAsia="Times New Roman" w:hAnsiTheme="majorBidi" w:cstheme="majorBidi"/>
            <w:color w:val="000000" w:themeColor="text1"/>
            <w:sz w:val="20"/>
            <w:szCs w:val="20"/>
            <w:lang w:val="en-GB"/>
          </w:rPr>
          <w:delText xml:space="preserve"> </w:delText>
        </w:r>
        <w:r w:rsidR="00B94896" w:rsidRPr="00AE0365" w:rsidDel="00027F7D">
          <w:rPr>
            <w:rFonts w:asciiTheme="majorBidi" w:eastAsia="Times New Roman" w:hAnsiTheme="majorBidi" w:cstheme="majorBidi"/>
            <w:color w:val="000000" w:themeColor="text1"/>
            <w:sz w:val="20"/>
            <w:szCs w:val="20"/>
            <w:lang w:val="en-GB"/>
          </w:rPr>
          <w:delText>T</w:delText>
        </w:r>
        <w:r w:rsidR="006D5D40" w:rsidRPr="00AE0365" w:rsidDel="00027F7D">
          <w:rPr>
            <w:rFonts w:asciiTheme="majorBidi" w:eastAsia="Times New Roman" w:hAnsiTheme="majorBidi" w:cstheme="majorBidi"/>
            <w:color w:val="000000" w:themeColor="text1"/>
            <w:sz w:val="20"/>
            <w:szCs w:val="20"/>
            <w:lang w:val="en-GB"/>
          </w:rPr>
          <w:delText>iers 0 and 1</w:delText>
        </w:r>
        <w:commentRangeEnd w:id="17"/>
        <w:r w:rsidR="00C019BA" w:rsidDel="00027F7D">
          <w:rPr>
            <w:rStyle w:val="CommentReference"/>
            <w:rFonts w:asciiTheme="majorBidi" w:eastAsia="Times New Roman" w:hAnsiTheme="majorBidi" w:cstheme="majorBidi"/>
            <w:color w:val="000000" w:themeColor="text1"/>
            <w:sz w:val="20"/>
            <w:szCs w:val="20"/>
            <w:lang w:val="en-GB"/>
          </w:rPr>
          <w:commentReference w:id="17"/>
        </w:r>
      </w:del>
      <w:ins w:id="19" w:author="Quintin Chou-Lambert" w:date="2026-08-12T10:41:00Z" w16du:dateUtc="2026-08-12T14:41:00Z">
        <w:r w:rsidR="00027F7D">
          <w:rPr>
            <w:rFonts w:asciiTheme="majorBidi" w:eastAsia="Times New Roman" w:hAnsiTheme="majorBidi" w:cstheme="majorBidi"/>
            <w:color w:val="000000" w:themeColor="text1"/>
            <w:sz w:val="20"/>
            <w:szCs w:val="20"/>
            <w:lang w:val="en-GB"/>
          </w:rPr>
          <w:t>in the lower tiers</w:t>
        </w:r>
      </w:ins>
      <w:r w:rsidR="006D5D40" w:rsidRPr="00AE0365">
        <w:rPr>
          <w:rFonts w:asciiTheme="majorBidi" w:eastAsia="Times New Roman" w:hAnsiTheme="majorBidi" w:cstheme="majorBidi"/>
          <w:color w:val="000000" w:themeColor="text1"/>
          <w:sz w:val="20"/>
          <w:szCs w:val="20"/>
          <w:lang w:val="en-GB"/>
        </w:rPr>
        <w:t xml:space="preserve"> of AI maturity</w:t>
      </w:r>
      <w:r w:rsidR="00B173FB" w:rsidRPr="00AE0365">
        <w:rPr>
          <w:rFonts w:asciiTheme="majorBidi" w:eastAsia="Times New Roman" w:hAnsiTheme="majorBidi" w:cstheme="majorBidi"/>
          <w:color w:val="000000" w:themeColor="text1"/>
          <w:sz w:val="20"/>
          <w:szCs w:val="20"/>
          <w:lang w:val="en-GB"/>
        </w:rPr>
        <w:t xml:space="preserve"> (A/79/966)</w:t>
      </w:r>
      <w:r w:rsidR="006D5D40" w:rsidRPr="00AE0365">
        <w:rPr>
          <w:rFonts w:asciiTheme="majorBidi" w:eastAsia="Times New Roman" w:hAnsiTheme="majorBidi" w:cstheme="majorBidi"/>
          <w:color w:val="000000" w:themeColor="text1"/>
          <w:sz w:val="20"/>
          <w:szCs w:val="20"/>
          <w:lang w:val="en-GB"/>
        </w:rPr>
        <w:t>, a</w:t>
      </w:r>
      <w:r w:rsidR="002C506A" w:rsidRPr="00AE0365">
        <w:rPr>
          <w:rFonts w:asciiTheme="majorBidi" w:eastAsia="Times New Roman" w:hAnsiTheme="majorBidi" w:cstheme="majorBidi"/>
          <w:color w:val="000000" w:themeColor="text1"/>
          <w:sz w:val="20"/>
          <w:szCs w:val="20"/>
          <w:lang w:val="en-GB"/>
        </w:rPr>
        <w:t xml:space="preserve"> </w:t>
      </w:r>
      <w:r w:rsidR="002F315E" w:rsidRPr="00AE0365">
        <w:rPr>
          <w:rFonts w:asciiTheme="majorBidi" w:eastAsia="Times New Roman" w:hAnsiTheme="majorBidi" w:cstheme="majorBidi"/>
          <w:color w:val="000000" w:themeColor="text1"/>
          <w:sz w:val="20"/>
          <w:szCs w:val="20"/>
          <w:lang w:val="en-GB"/>
        </w:rPr>
        <w:t xml:space="preserve">lack of </w:t>
      </w:r>
      <w:r w:rsidR="00661E46" w:rsidRPr="00AE0365">
        <w:rPr>
          <w:rFonts w:asciiTheme="majorBidi" w:eastAsia="Times New Roman" w:hAnsiTheme="majorBidi" w:cstheme="majorBidi"/>
          <w:color w:val="000000" w:themeColor="text1"/>
          <w:sz w:val="20"/>
          <w:szCs w:val="20"/>
          <w:lang w:val="en-GB"/>
        </w:rPr>
        <w:t xml:space="preserve">adequate </w:t>
      </w:r>
      <w:r w:rsidR="002F315E" w:rsidRPr="00AE0365">
        <w:rPr>
          <w:rFonts w:asciiTheme="majorBidi" w:eastAsia="Times New Roman" w:hAnsiTheme="majorBidi" w:cstheme="majorBidi"/>
          <w:color w:val="000000" w:themeColor="text1"/>
          <w:sz w:val="20"/>
          <w:szCs w:val="20"/>
          <w:lang w:val="en-GB"/>
        </w:rPr>
        <w:t xml:space="preserve">financing </w:t>
      </w:r>
      <w:r w:rsidR="00AA71ED" w:rsidRPr="00AE0365">
        <w:rPr>
          <w:rFonts w:asciiTheme="majorBidi" w:eastAsia="Times New Roman" w:hAnsiTheme="majorBidi" w:cstheme="majorBidi"/>
          <w:color w:val="000000" w:themeColor="text1"/>
          <w:sz w:val="20"/>
          <w:szCs w:val="20"/>
          <w:lang w:val="en-GB"/>
        </w:rPr>
        <w:t xml:space="preserve">is a unique challenge </w:t>
      </w:r>
      <w:r w:rsidR="00725277" w:rsidRPr="00AE0365">
        <w:rPr>
          <w:rFonts w:asciiTheme="majorBidi" w:eastAsia="Times New Roman" w:hAnsiTheme="majorBidi" w:cstheme="majorBidi"/>
          <w:color w:val="000000" w:themeColor="text1"/>
          <w:sz w:val="20"/>
          <w:szCs w:val="20"/>
          <w:lang w:val="en-GB"/>
        </w:rPr>
        <w:t xml:space="preserve">limiting </w:t>
      </w:r>
      <w:r w:rsidR="006D5D40" w:rsidRPr="00AE0365">
        <w:rPr>
          <w:rFonts w:asciiTheme="majorBidi" w:eastAsia="Times New Roman" w:hAnsiTheme="majorBidi" w:cstheme="majorBidi"/>
          <w:color w:val="000000" w:themeColor="text1"/>
          <w:sz w:val="20"/>
          <w:szCs w:val="20"/>
          <w:lang w:val="en-GB"/>
        </w:rPr>
        <w:t>AI capacity-building</w:t>
      </w:r>
      <w:r w:rsidR="00E83BF5" w:rsidRPr="00AE0365">
        <w:rPr>
          <w:rFonts w:asciiTheme="majorBidi" w:eastAsia="Times New Roman" w:hAnsiTheme="majorBidi" w:cstheme="majorBidi"/>
          <w:color w:val="000000" w:themeColor="text1"/>
          <w:sz w:val="20"/>
          <w:szCs w:val="20"/>
          <w:lang w:val="en-GB"/>
        </w:rPr>
        <w:t xml:space="preserve"> </w:t>
      </w:r>
      <w:r w:rsidR="00725277" w:rsidRPr="00AE0365">
        <w:rPr>
          <w:rFonts w:asciiTheme="majorBidi" w:eastAsia="Times New Roman" w:hAnsiTheme="majorBidi" w:cstheme="majorBidi"/>
          <w:color w:val="000000" w:themeColor="text1"/>
          <w:sz w:val="20"/>
          <w:szCs w:val="20"/>
          <w:lang w:val="en-GB"/>
        </w:rPr>
        <w:t xml:space="preserve">for </w:t>
      </w:r>
      <w:r w:rsidR="00E83BF5" w:rsidRPr="00AE0365">
        <w:rPr>
          <w:rFonts w:asciiTheme="majorBidi" w:eastAsia="Times New Roman" w:hAnsiTheme="majorBidi" w:cstheme="majorBidi"/>
          <w:color w:val="000000" w:themeColor="text1"/>
          <w:sz w:val="20"/>
          <w:szCs w:val="20"/>
          <w:lang w:val="en-GB"/>
        </w:rPr>
        <w:t>local development</w:t>
      </w:r>
      <w:r w:rsidR="006D5D40" w:rsidRPr="00AE0365">
        <w:rPr>
          <w:rFonts w:asciiTheme="majorBidi" w:eastAsia="Times New Roman" w:hAnsiTheme="majorBidi" w:cstheme="majorBidi"/>
          <w:color w:val="000000" w:themeColor="text1"/>
          <w:sz w:val="20"/>
          <w:szCs w:val="20"/>
          <w:lang w:val="en-GB"/>
        </w:rPr>
        <w:t>,</w:t>
      </w:r>
      <w:r w:rsidR="00E83BF5" w:rsidRPr="00AE0365">
        <w:rPr>
          <w:rFonts w:asciiTheme="majorBidi" w:eastAsia="Times New Roman" w:hAnsiTheme="majorBidi" w:cstheme="majorBidi"/>
          <w:color w:val="000000" w:themeColor="text1"/>
          <w:sz w:val="20"/>
          <w:szCs w:val="20"/>
          <w:lang w:val="en-GB"/>
        </w:rPr>
        <w:t xml:space="preserve"> </w:t>
      </w:r>
      <w:r w:rsidR="00B53F83" w:rsidRPr="00AE0365">
        <w:rPr>
          <w:rFonts w:asciiTheme="majorBidi" w:eastAsia="Times New Roman" w:hAnsiTheme="majorBidi" w:cstheme="majorBidi"/>
          <w:color w:val="000000" w:themeColor="text1"/>
          <w:sz w:val="20"/>
          <w:szCs w:val="20"/>
          <w:lang w:val="en-GB"/>
        </w:rPr>
        <w:t>resulting in</w:t>
      </w:r>
      <w:r w:rsidR="00535213" w:rsidRPr="00AE0365">
        <w:rPr>
          <w:rFonts w:asciiTheme="majorBidi" w:eastAsia="Times New Roman" w:hAnsiTheme="majorBidi" w:cstheme="majorBidi"/>
          <w:color w:val="000000" w:themeColor="text1"/>
          <w:sz w:val="20"/>
          <w:szCs w:val="20"/>
          <w:lang w:val="en-GB"/>
        </w:rPr>
        <w:t xml:space="preserve"> less</w:t>
      </w:r>
      <w:r w:rsidR="00E348FD" w:rsidRPr="00AE0365">
        <w:rPr>
          <w:rFonts w:asciiTheme="majorBidi" w:eastAsia="Times New Roman" w:hAnsiTheme="majorBidi" w:cstheme="majorBidi"/>
          <w:color w:val="000000" w:themeColor="text1"/>
          <w:sz w:val="20"/>
          <w:szCs w:val="20"/>
          <w:lang w:val="en-GB"/>
        </w:rPr>
        <w:t>-</w:t>
      </w:r>
      <w:r w:rsidR="00535213" w:rsidRPr="00AE0365">
        <w:rPr>
          <w:rFonts w:asciiTheme="majorBidi" w:eastAsia="Times New Roman" w:hAnsiTheme="majorBidi" w:cstheme="majorBidi"/>
          <w:color w:val="000000" w:themeColor="text1"/>
          <w:sz w:val="20"/>
          <w:szCs w:val="20"/>
          <w:lang w:val="en-GB"/>
        </w:rPr>
        <w:t>informed choices,</w:t>
      </w:r>
      <w:r w:rsidR="00FF7237" w:rsidRPr="00AE0365">
        <w:rPr>
          <w:rFonts w:asciiTheme="majorBidi" w:eastAsia="Times New Roman" w:hAnsiTheme="majorBidi" w:cstheme="majorBidi"/>
          <w:color w:val="000000" w:themeColor="text1"/>
          <w:sz w:val="20"/>
          <w:szCs w:val="20"/>
          <w:lang w:val="en-GB"/>
        </w:rPr>
        <w:t xml:space="preserve"> </w:t>
      </w:r>
      <w:r w:rsidR="00E86A9A" w:rsidRPr="00AE0365">
        <w:rPr>
          <w:rFonts w:asciiTheme="majorBidi" w:eastAsia="Times New Roman" w:hAnsiTheme="majorBidi" w:cstheme="majorBidi"/>
          <w:color w:val="000000" w:themeColor="text1"/>
          <w:sz w:val="20"/>
          <w:szCs w:val="20"/>
          <w:lang w:val="en-GB"/>
        </w:rPr>
        <w:t>passive technological consumption</w:t>
      </w:r>
      <w:r w:rsidR="00BB3925" w:rsidRPr="00AE0365">
        <w:rPr>
          <w:rFonts w:asciiTheme="majorBidi" w:eastAsia="Times New Roman" w:hAnsiTheme="majorBidi" w:cstheme="majorBidi"/>
          <w:color w:val="000000" w:themeColor="text1"/>
          <w:sz w:val="20"/>
          <w:szCs w:val="20"/>
          <w:lang w:val="en-GB"/>
        </w:rPr>
        <w:t xml:space="preserve"> and </w:t>
      </w:r>
      <w:r w:rsidR="00E86A9A" w:rsidRPr="00AE0365">
        <w:rPr>
          <w:rFonts w:asciiTheme="majorBidi" w:eastAsia="Times New Roman" w:hAnsiTheme="majorBidi" w:cstheme="majorBidi"/>
          <w:color w:val="000000" w:themeColor="text1"/>
          <w:sz w:val="20"/>
          <w:szCs w:val="20"/>
          <w:lang w:val="en-GB"/>
        </w:rPr>
        <w:t>a widening divides.</w:t>
      </w:r>
    </w:p>
    <w:p w14:paraId="0FB40FE3" w14:textId="77777777" w:rsidR="006443E1" w:rsidRPr="00AE0365" w:rsidRDefault="006443E1" w:rsidP="006443E1">
      <w:pPr>
        <w:pStyle w:val="ListParagraph"/>
        <w:rPr>
          <w:rFonts w:asciiTheme="majorBidi" w:eastAsia="Times New Roman" w:hAnsiTheme="majorBidi" w:cstheme="majorBidi"/>
          <w:color w:val="000000" w:themeColor="text1"/>
          <w:sz w:val="20"/>
          <w:szCs w:val="20"/>
          <w:lang w:val="en-GB"/>
        </w:rPr>
      </w:pPr>
    </w:p>
    <w:p w14:paraId="30F83004" w14:textId="382560E0" w:rsidR="000121EA" w:rsidRPr="00AE0365" w:rsidRDefault="00C77B1B" w:rsidP="006443E1">
      <w:pPr>
        <w:pStyle w:val="ListParagraph"/>
        <w:numPr>
          <w:ilvl w:val="0"/>
          <w:numId w:val="12"/>
        </w:numPr>
        <w:tabs>
          <w:tab w:val="center" w:pos="1748"/>
        </w:tabs>
        <w:spacing w:afterLines="120" w:after="288" w:line="276" w:lineRule="auto"/>
        <w:ind w:right="1325"/>
        <w:jc w:val="both"/>
        <w:rPr>
          <w:rFonts w:asciiTheme="majorBidi" w:eastAsia="Times New Roman" w:hAnsiTheme="majorBidi" w:cstheme="majorBidi"/>
          <w:color w:val="000000" w:themeColor="text1"/>
          <w:sz w:val="20"/>
          <w:szCs w:val="20"/>
          <w:lang w:val="en-GB"/>
        </w:rPr>
      </w:pPr>
      <w:r w:rsidRPr="00AE0365">
        <w:rPr>
          <w:rFonts w:asciiTheme="majorBidi" w:eastAsia="Times New Roman" w:hAnsiTheme="majorBidi" w:cstheme="majorBidi"/>
          <w:color w:val="000000" w:themeColor="text1"/>
          <w:sz w:val="20"/>
          <w:szCs w:val="20"/>
          <w:lang w:val="en-GB"/>
        </w:rPr>
        <w:t>The window for concerted action to harness the benefits of AI while addressing its risks is rapidly closing.</w:t>
      </w:r>
      <w:r w:rsidRPr="00AE0365">
        <w:rPr>
          <w:rStyle w:val="FootnoteReference"/>
          <w:rFonts w:asciiTheme="majorBidi" w:eastAsia="Times New Roman" w:hAnsiTheme="majorBidi" w:cstheme="majorBidi"/>
          <w:color w:val="000000" w:themeColor="text1"/>
          <w:sz w:val="20"/>
          <w:szCs w:val="20"/>
          <w:lang w:val="en-GB"/>
        </w:rPr>
        <w:footnoteReference w:id="5"/>
      </w:r>
      <w:r w:rsidR="006443E1" w:rsidRPr="00AE0365">
        <w:rPr>
          <w:rFonts w:asciiTheme="majorBidi" w:eastAsia="Times New Roman" w:hAnsiTheme="majorBidi" w:cstheme="majorBidi"/>
          <w:color w:val="000000" w:themeColor="text1"/>
          <w:sz w:val="20"/>
          <w:szCs w:val="20"/>
          <w:lang w:val="en-GB"/>
        </w:rPr>
        <w:t xml:space="preserve"> </w:t>
      </w:r>
      <w:r w:rsidR="00A41E44" w:rsidRPr="00AE0365">
        <w:rPr>
          <w:rFonts w:asciiTheme="majorBidi" w:eastAsia="Times New Roman" w:hAnsiTheme="majorBidi" w:cstheme="majorBidi"/>
          <w:color w:val="000000" w:themeColor="text1"/>
          <w:sz w:val="20"/>
          <w:szCs w:val="20"/>
          <w:lang w:val="en-GB"/>
        </w:rPr>
        <w:t xml:space="preserve">The central challenge is to efficiently develop a minimum AI capacity in all countries, strengthening agency </w:t>
      </w:r>
      <w:r w:rsidR="0044790D" w:rsidRPr="00AE0365">
        <w:rPr>
          <w:rFonts w:asciiTheme="majorBidi" w:eastAsia="Times New Roman" w:hAnsiTheme="majorBidi" w:cstheme="majorBidi"/>
          <w:color w:val="000000" w:themeColor="text1"/>
          <w:sz w:val="20"/>
          <w:szCs w:val="20"/>
          <w:lang w:val="en-GB"/>
        </w:rPr>
        <w:t xml:space="preserve">to </w:t>
      </w:r>
      <w:r w:rsidR="005E2B28" w:rsidRPr="00AE0365">
        <w:rPr>
          <w:rFonts w:asciiTheme="majorBidi" w:eastAsia="Times New Roman" w:hAnsiTheme="majorBidi" w:cstheme="majorBidi"/>
          <w:color w:val="000000" w:themeColor="text1"/>
          <w:sz w:val="20"/>
          <w:szCs w:val="20"/>
          <w:lang w:val="en-GB"/>
        </w:rPr>
        <w:t>promote the welfare and</w:t>
      </w:r>
      <w:r w:rsidR="00BE21D6">
        <w:rPr>
          <w:rFonts w:asciiTheme="majorBidi" w:eastAsia="Times New Roman" w:hAnsiTheme="majorBidi" w:cstheme="majorBidi"/>
          <w:color w:val="000000" w:themeColor="text1"/>
          <w:sz w:val="20"/>
          <w:szCs w:val="20"/>
          <w:lang w:val="en-GB"/>
        </w:rPr>
        <w:t xml:space="preserve"> respect </w:t>
      </w:r>
      <w:del w:id="20" w:author="Quintin Chou-Lambert" w:date="2026-08-12T13:18:00Z" w16du:dateUtc="2026-08-12T17:18:00Z">
        <w:r w:rsidR="00BE21D6" w:rsidDel="00507A3D">
          <w:rPr>
            <w:rFonts w:asciiTheme="majorBidi" w:eastAsia="Times New Roman" w:hAnsiTheme="majorBidi" w:cstheme="majorBidi"/>
            <w:color w:val="000000" w:themeColor="text1"/>
            <w:sz w:val="20"/>
            <w:szCs w:val="20"/>
            <w:lang w:val="en-GB"/>
          </w:rPr>
          <w:delText>the</w:delText>
        </w:r>
        <w:r w:rsidR="005E2B28" w:rsidRPr="00AE0365" w:rsidDel="00507A3D">
          <w:rPr>
            <w:rFonts w:asciiTheme="majorBidi" w:eastAsia="Times New Roman" w:hAnsiTheme="majorBidi" w:cstheme="majorBidi"/>
            <w:color w:val="000000" w:themeColor="text1"/>
            <w:sz w:val="20"/>
            <w:szCs w:val="20"/>
            <w:lang w:val="en-GB"/>
          </w:rPr>
          <w:delText xml:space="preserve"> </w:delText>
        </w:r>
      </w:del>
      <w:ins w:id="21" w:author="Quintin Chou-Lambert" w:date="2026-08-12T13:18:00Z" w16du:dateUtc="2026-08-12T17:18:00Z">
        <w:r w:rsidR="00507A3D">
          <w:rPr>
            <w:rFonts w:asciiTheme="majorBidi" w:eastAsia="Times New Roman" w:hAnsiTheme="majorBidi" w:cstheme="majorBidi"/>
            <w:color w:val="000000" w:themeColor="text1"/>
            <w:sz w:val="20"/>
            <w:szCs w:val="20"/>
            <w:lang w:val="en-GB"/>
          </w:rPr>
          <w:t>for</w:t>
        </w:r>
        <w:r w:rsidR="00507A3D" w:rsidRPr="00AE0365">
          <w:rPr>
            <w:rFonts w:asciiTheme="majorBidi" w:eastAsia="Times New Roman" w:hAnsiTheme="majorBidi" w:cstheme="majorBidi"/>
            <w:color w:val="000000" w:themeColor="text1"/>
            <w:sz w:val="20"/>
            <w:szCs w:val="20"/>
            <w:lang w:val="en-GB"/>
          </w:rPr>
          <w:t xml:space="preserve"> </w:t>
        </w:r>
      </w:ins>
      <w:r w:rsidR="008B0315">
        <w:rPr>
          <w:rFonts w:asciiTheme="majorBidi" w:eastAsia="Times New Roman" w:hAnsiTheme="majorBidi" w:cstheme="majorBidi"/>
          <w:color w:val="000000" w:themeColor="text1"/>
          <w:sz w:val="20"/>
          <w:szCs w:val="20"/>
          <w:lang w:val="en-GB"/>
        </w:rPr>
        <w:t xml:space="preserve">fundamental </w:t>
      </w:r>
      <w:r w:rsidR="005E2B28" w:rsidRPr="00AE0365">
        <w:rPr>
          <w:rFonts w:asciiTheme="majorBidi" w:eastAsia="Times New Roman" w:hAnsiTheme="majorBidi" w:cstheme="majorBidi"/>
          <w:color w:val="000000" w:themeColor="text1"/>
          <w:sz w:val="20"/>
          <w:szCs w:val="20"/>
          <w:lang w:val="en-GB"/>
        </w:rPr>
        <w:t xml:space="preserve">human rights of their </w:t>
      </w:r>
      <w:r w:rsidR="008A0DFF" w:rsidRPr="00AE0365">
        <w:rPr>
          <w:rFonts w:asciiTheme="majorBidi" w:eastAsia="Times New Roman" w:hAnsiTheme="majorBidi" w:cstheme="majorBidi"/>
          <w:color w:val="000000" w:themeColor="text1"/>
          <w:sz w:val="20"/>
          <w:szCs w:val="20"/>
          <w:lang w:val="en-GB"/>
        </w:rPr>
        <w:t>peoples</w:t>
      </w:r>
      <w:r w:rsidR="008B0315">
        <w:rPr>
          <w:rFonts w:asciiTheme="majorBidi" w:eastAsia="Times New Roman" w:hAnsiTheme="majorBidi" w:cstheme="majorBidi"/>
          <w:color w:val="000000" w:themeColor="text1"/>
          <w:sz w:val="20"/>
          <w:szCs w:val="20"/>
          <w:lang w:val="en-GB"/>
        </w:rPr>
        <w:t>, including the right to privacy and to a clean, healthy and sustainable environment,</w:t>
      </w:r>
      <w:r w:rsidR="008A0DFF" w:rsidRPr="00AE0365">
        <w:rPr>
          <w:rFonts w:asciiTheme="majorBidi" w:eastAsia="Times New Roman" w:hAnsiTheme="majorBidi" w:cstheme="majorBidi"/>
          <w:color w:val="000000" w:themeColor="text1"/>
          <w:sz w:val="20"/>
          <w:szCs w:val="20"/>
          <w:lang w:val="en-GB"/>
        </w:rPr>
        <w:t xml:space="preserve"> </w:t>
      </w:r>
      <w:r w:rsidR="00A41E44" w:rsidRPr="00AE0365">
        <w:rPr>
          <w:rFonts w:asciiTheme="majorBidi" w:eastAsia="Times New Roman" w:hAnsiTheme="majorBidi" w:cstheme="majorBidi"/>
          <w:color w:val="000000" w:themeColor="text1"/>
          <w:sz w:val="20"/>
          <w:szCs w:val="20"/>
          <w:lang w:val="en-GB"/>
        </w:rPr>
        <w:t xml:space="preserve">and </w:t>
      </w:r>
      <w:ins w:id="22" w:author="Quintin Chou-Lambert" w:date="2026-08-12T13:18:00Z" w16du:dateUtc="2026-08-12T17:18:00Z">
        <w:r w:rsidR="00480C73">
          <w:rPr>
            <w:rFonts w:asciiTheme="majorBidi" w:eastAsia="Times New Roman" w:hAnsiTheme="majorBidi" w:cstheme="majorBidi"/>
            <w:color w:val="000000" w:themeColor="text1"/>
            <w:sz w:val="20"/>
            <w:szCs w:val="20"/>
            <w:lang w:val="en-GB"/>
          </w:rPr>
          <w:t xml:space="preserve">to </w:t>
        </w:r>
      </w:ins>
      <w:del w:id="23" w:author="Quintin Chou-Lambert" w:date="2026-08-12T13:18:00Z" w16du:dateUtc="2026-08-12T17:18:00Z">
        <w:r w:rsidR="00A41E44" w:rsidRPr="00AE0365" w:rsidDel="00480C73">
          <w:rPr>
            <w:rFonts w:asciiTheme="majorBidi" w:eastAsia="Times New Roman" w:hAnsiTheme="majorBidi" w:cstheme="majorBidi"/>
            <w:color w:val="000000" w:themeColor="text1"/>
            <w:sz w:val="20"/>
            <w:szCs w:val="20"/>
            <w:lang w:val="en-GB"/>
          </w:rPr>
          <w:delText xml:space="preserve">reducing </w:delText>
        </w:r>
      </w:del>
      <w:ins w:id="24" w:author="Quintin Chou-Lambert" w:date="2026-08-12T13:18:00Z" w16du:dateUtc="2026-08-12T17:18:00Z">
        <w:r w:rsidR="00480C73" w:rsidRPr="00AE0365">
          <w:rPr>
            <w:rFonts w:asciiTheme="majorBidi" w:eastAsia="Times New Roman" w:hAnsiTheme="majorBidi" w:cstheme="majorBidi"/>
            <w:color w:val="000000" w:themeColor="text1"/>
            <w:sz w:val="20"/>
            <w:szCs w:val="20"/>
            <w:lang w:val="en-GB"/>
          </w:rPr>
          <w:t>reduc</w:t>
        </w:r>
        <w:r w:rsidR="00480C73">
          <w:rPr>
            <w:rFonts w:asciiTheme="majorBidi" w:eastAsia="Times New Roman" w:hAnsiTheme="majorBidi" w:cstheme="majorBidi"/>
            <w:color w:val="000000" w:themeColor="text1"/>
            <w:sz w:val="20"/>
            <w:szCs w:val="20"/>
            <w:lang w:val="en-GB"/>
          </w:rPr>
          <w:t>e</w:t>
        </w:r>
        <w:r w:rsidR="00480C73" w:rsidRPr="00AE0365">
          <w:rPr>
            <w:rFonts w:asciiTheme="majorBidi" w:eastAsia="Times New Roman" w:hAnsiTheme="majorBidi" w:cstheme="majorBidi"/>
            <w:color w:val="000000" w:themeColor="text1"/>
            <w:sz w:val="20"/>
            <w:szCs w:val="20"/>
            <w:lang w:val="en-GB"/>
          </w:rPr>
          <w:t xml:space="preserve"> </w:t>
        </w:r>
      </w:ins>
      <w:r w:rsidR="00A41E44" w:rsidRPr="00AE0365">
        <w:rPr>
          <w:rFonts w:asciiTheme="majorBidi" w:eastAsia="Times New Roman" w:hAnsiTheme="majorBidi" w:cstheme="majorBidi"/>
          <w:color w:val="000000" w:themeColor="text1"/>
          <w:sz w:val="20"/>
          <w:szCs w:val="20"/>
          <w:lang w:val="en-GB"/>
        </w:rPr>
        <w:t>dependency. To understand the technology, its implications, how to govern it, and how to develop, deploy and use it</w:t>
      </w:r>
      <w:r w:rsidR="007243A9" w:rsidRPr="00AE0365">
        <w:rPr>
          <w:rFonts w:asciiTheme="majorBidi" w:eastAsia="Times New Roman" w:hAnsiTheme="majorBidi" w:cstheme="majorBidi"/>
          <w:color w:val="000000" w:themeColor="text1"/>
          <w:sz w:val="20"/>
          <w:szCs w:val="20"/>
          <w:lang w:val="en-GB"/>
        </w:rPr>
        <w:t xml:space="preserve"> responsibly</w:t>
      </w:r>
      <w:r w:rsidR="00A41E44" w:rsidRPr="00AE0365">
        <w:rPr>
          <w:rFonts w:asciiTheme="majorBidi" w:eastAsia="Times New Roman" w:hAnsiTheme="majorBidi" w:cstheme="majorBidi"/>
          <w:color w:val="000000" w:themeColor="text1"/>
          <w:sz w:val="20"/>
          <w:szCs w:val="20"/>
          <w:lang w:val="en-GB"/>
        </w:rPr>
        <w:t>,</w:t>
      </w:r>
      <w:r w:rsidR="00377CCA" w:rsidRPr="00AE0365">
        <w:rPr>
          <w:rFonts w:asciiTheme="majorBidi" w:eastAsia="Times New Roman" w:hAnsiTheme="majorBidi" w:cstheme="majorBidi"/>
          <w:color w:val="000000" w:themeColor="text1"/>
          <w:sz w:val="20"/>
          <w:szCs w:val="20"/>
          <w:lang w:val="en-GB"/>
        </w:rPr>
        <w:t xml:space="preserve"> including as an enabling layer for other technologies,</w:t>
      </w:r>
      <w:r w:rsidR="00A41E44" w:rsidRPr="00AE0365">
        <w:rPr>
          <w:rFonts w:asciiTheme="majorBidi" w:eastAsia="Times New Roman" w:hAnsiTheme="majorBidi" w:cstheme="majorBidi"/>
          <w:color w:val="000000" w:themeColor="text1"/>
          <w:sz w:val="20"/>
          <w:szCs w:val="20"/>
          <w:lang w:val="en-GB"/>
        </w:rPr>
        <w:t xml:space="preserve"> countries require a minimum across all dimensions of AI capacity</w:t>
      </w:r>
      <w:r w:rsidR="00596C70">
        <w:rPr>
          <w:rFonts w:asciiTheme="majorBidi" w:eastAsia="Times New Roman" w:hAnsiTheme="majorBidi" w:cstheme="majorBidi"/>
          <w:color w:val="000000" w:themeColor="text1"/>
          <w:sz w:val="20"/>
          <w:szCs w:val="20"/>
          <w:lang w:val="en-GB"/>
        </w:rPr>
        <w:t xml:space="preserve"> tailored to national contexts</w:t>
      </w:r>
      <w:r w:rsidR="00E5113E" w:rsidRPr="00AE0365">
        <w:rPr>
          <w:rFonts w:asciiTheme="majorBidi" w:eastAsia="Times New Roman" w:hAnsiTheme="majorBidi" w:cstheme="majorBidi"/>
          <w:color w:val="000000" w:themeColor="text1"/>
          <w:sz w:val="20"/>
          <w:szCs w:val="20"/>
          <w:lang w:val="en-GB"/>
        </w:rPr>
        <w:t xml:space="preserve">. </w:t>
      </w:r>
      <w:r w:rsidR="00E416B6" w:rsidRPr="00AE0365">
        <w:rPr>
          <w:rFonts w:asciiTheme="majorBidi" w:eastAsia="Times New Roman" w:hAnsiTheme="majorBidi" w:cstheme="majorBidi"/>
          <w:color w:val="000000" w:themeColor="text1"/>
          <w:sz w:val="20"/>
          <w:szCs w:val="20"/>
          <w:lang w:val="en-GB"/>
        </w:rPr>
        <w:t>Such direct</w:t>
      </w:r>
      <w:r w:rsidR="00E5113E" w:rsidRPr="00AE0365">
        <w:rPr>
          <w:rFonts w:asciiTheme="majorBidi" w:eastAsia="Times New Roman" w:hAnsiTheme="majorBidi" w:cstheme="majorBidi"/>
          <w:color w:val="000000" w:themeColor="text1"/>
          <w:sz w:val="20"/>
          <w:szCs w:val="20"/>
          <w:lang w:val="en-GB"/>
        </w:rPr>
        <w:t xml:space="preserve"> technical </w:t>
      </w:r>
      <w:r w:rsidR="00616E13" w:rsidRPr="00AE0365">
        <w:rPr>
          <w:rFonts w:asciiTheme="majorBidi" w:eastAsia="Times New Roman" w:hAnsiTheme="majorBidi" w:cstheme="majorBidi"/>
          <w:color w:val="000000" w:themeColor="text1"/>
          <w:sz w:val="20"/>
          <w:szCs w:val="20"/>
          <w:lang w:val="en-GB"/>
        </w:rPr>
        <w:t xml:space="preserve">exposure is </w:t>
      </w:r>
      <w:del w:id="25" w:author="Quintin Chou-Lambert" w:date="2026-08-12T13:19:00Z" w16du:dateUtc="2026-08-12T17:19:00Z">
        <w:r w:rsidR="00616E13" w:rsidRPr="00AE0365" w:rsidDel="00480C73">
          <w:rPr>
            <w:rFonts w:asciiTheme="majorBidi" w:eastAsia="Times New Roman" w:hAnsiTheme="majorBidi" w:cstheme="majorBidi"/>
            <w:color w:val="000000" w:themeColor="text1"/>
            <w:sz w:val="20"/>
            <w:szCs w:val="20"/>
            <w:lang w:val="en-GB"/>
          </w:rPr>
          <w:delText xml:space="preserve">required </w:delText>
        </w:r>
      </w:del>
      <w:ins w:id="26" w:author="Quintin Chou-Lambert" w:date="2026-08-12T13:19:00Z" w16du:dateUtc="2026-08-12T17:19:00Z">
        <w:r w:rsidR="00480C73">
          <w:rPr>
            <w:rFonts w:asciiTheme="majorBidi" w:eastAsia="Times New Roman" w:hAnsiTheme="majorBidi" w:cstheme="majorBidi"/>
            <w:color w:val="000000" w:themeColor="text1"/>
            <w:sz w:val="20"/>
            <w:szCs w:val="20"/>
            <w:lang w:val="en-GB"/>
          </w:rPr>
          <w:t>necessary</w:t>
        </w:r>
        <w:r w:rsidR="00480C73" w:rsidRPr="00AE0365">
          <w:rPr>
            <w:rFonts w:asciiTheme="majorBidi" w:eastAsia="Times New Roman" w:hAnsiTheme="majorBidi" w:cstheme="majorBidi"/>
            <w:color w:val="000000" w:themeColor="text1"/>
            <w:sz w:val="20"/>
            <w:szCs w:val="20"/>
            <w:lang w:val="en-GB"/>
          </w:rPr>
          <w:t xml:space="preserve"> </w:t>
        </w:r>
      </w:ins>
      <w:r w:rsidR="00616E13" w:rsidRPr="00AE0365">
        <w:rPr>
          <w:rFonts w:asciiTheme="majorBidi" w:eastAsia="Times New Roman" w:hAnsiTheme="majorBidi" w:cstheme="majorBidi"/>
          <w:color w:val="000000" w:themeColor="text1"/>
          <w:sz w:val="20"/>
          <w:szCs w:val="20"/>
          <w:lang w:val="en-GB"/>
        </w:rPr>
        <w:t>for countries</w:t>
      </w:r>
      <w:r w:rsidR="00A41E44" w:rsidRPr="00AE0365">
        <w:rPr>
          <w:rFonts w:asciiTheme="majorBidi" w:eastAsia="Times New Roman" w:hAnsiTheme="majorBidi" w:cstheme="majorBidi"/>
          <w:color w:val="000000" w:themeColor="text1"/>
          <w:sz w:val="20"/>
          <w:szCs w:val="20"/>
          <w:lang w:val="en-GB"/>
        </w:rPr>
        <w:t xml:space="preserve"> to experience, experiment with and harness AI technologies via real world applications in their own local contexts</w:t>
      </w:r>
      <w:r w:rsidR="00CA3268" w:rsidRPr="00AE0365">
        <w:rPr>
          <w:rFonts w:asciiTheme="majorBidi" w:eastAsia="Times New Roman" w:hAnsiTheme="majorBidi" w:cstheme="majorBidi"/>
          <w:color w:val="000000" w:themeColor="text1"/>
          <w:sz w:val="20"/>
          <w:szCs w:val="20"/>
          <w:lang w:val="en-GB"/>
        </w:rPr>
        <w:t>, thereby developing clear understanding of opportunities, risks and governance steps to be taken.</w:t>
      </w:r>
      <w:r w:rsidR="008D33B4" w:rsidRPr="00AE0365">
        <w:rPr>
          <w:rFonts w:asciiTheme="majorBidi" w:eastAsia="Times New Roman" w:hAnsiTheme="majorBidi" w:cstheme="majorBidi"/>
          <w:color w:val="000000" w:themeColor="text1"/>
          <w:sz w:val="20"/>
          <w:szCs w:val="20"/>
          <w:lang w:val="en-GB"/>
        </w:rPr>
        <w:t xml:space="preserve"> </w:t>
      </w:r>
      <w:r w:rsidR="00616E13" w:rsidRPr="00AE0365">
        <w:rPr>
          <w:rFonts w:asciiTheme="majorBidi" w:eastAsia="Times New Roman" w:hAnsiTheme="majorBidi" w:cstheme="majorBidi"/>
          <w:color w:val="000000" w:themeColor="text1"/>
          <w:sz w:val="20"/>
          <w:szCs w:val="20"/>
          <w:lang w:val="en-GB"/>
        </w:rPr>
        <w:t xml:space="preserve">Member States </w:t>
      </w:r>
      <w:r w:rsidR="008D33B4" w:rsidRPr="00AE0365">
        <w:rPr>
          <w:rFonts w:asciiTheme="majorBidi" w:eastAsia="Times New Roman" w:hAnsiTheme="majorBidi" w:cstheme="majorBidi"/>
          <w:color w:val="000000" w:themeColor="text1"/>
          <w:sz w:val="20"/>
          <w:szCs w:val="20"/>
          <w:lang w:val="en-GB"/>
        </w:rPr>
        <w:t>also require public sector institutional capacity</w:t>
      </w:r>
      <w:r w:rsidR="003D5896" w:rsidRPr="00AE0365">
        <w:rPr>
          <w:rFonts w:asciiTheme="majorBidi" w:eastAsia="Times New Roman" w:hAnsiTheme="majorBidi" w:cstheme="majorBidi"/>
          <w:color w:val="000000" w:themeColor="text1"/>
          <w:sz w:val="20"/>
          <w:szCs w:val="20"/>
          <w:lang w:val="en-GB"/>
        </w:rPr>
        <w:t>, including at subnational levels,</w:t>
      </w:r>
      <w:r w:rsidR="008D33B4" w:rsidRPr="00AE0365">
        <w:rPr>
          <w:rFonts w:asciiTheme="majorBidi" w:eastAsia="Times New Roman" w:hAnsiTheme="majorBidi" w:cstheme="majorBidi"/>
          <w:color w:val="000000" w:themeColor="text1"/>
          <w:sz w:val="20"/>
          <w:szCs w:val="20"/>
          <w:lang w:val="en-GB"/>
        </w:rPr>
        <w:t xml:space="preserve"> to govern and use </w:t>
      </w:r>
      <w:r w:rsidR="00CA472F" w:rsidRPr="00AE0365">
        <w:rPr>
          <w:rFonts w:asciiTheme="majorBidi" w:eastAsia="Times New Roman" w:hAnsiTheme="majorBidi" w:cstheme="majorBidi"/>
          <w:color w:val="000000" w:themeColor="text1"/>
          <w:sz w:val="20"/>
          <w:szCs w:val="20"/>
          <w:lang w:val="en-GB"/>
        </w:rPr>
        <w:t xml:space="preserve">AI technologies </w:t>
      </w:r>
      <w:r w:rsidR="00616E13" w:rsidRPr="00AE0365">
        <w:rPr>
          <w:rFonts w:asciiTheme="majorBidi" w:eastAsia="Times New Roman" w:hAnsiTheme="majorBidi" w:cstheme="majorBidi"/>
          <w:color w:val="000000" w:themeColor="text1"/>
          <w:sz w:val="20"/>
          <w:szCs w:val="20"/>
          <w:lang w:val="en-GB"/>
        </w:rPr>
        <w:t xml:space="preserve">and </w:t>
      </w:r>
      <w:r w:rsidR="007C3FC0" w:rsidRPr="00AE0365">
        <w:rPr>
          <w:rFonts w:asciiTheme="majorBidi" w:eastAsia="Times New Roman" w:hAnsiTheme="majorBidi" w:cstheme="majorBidi"/>
          <w:color w:val="000000" w:themeColor="text1"/>
          <w:sz w:val="20"/>
          <w:szCs w:val="20"/>
          <w:lang w:val="en-GB"/>
        </w:rPr>
        <w:t xml:space="preserve">foster local ecosystems </w:t>
      </w:r>
      <w:r w:rsidR="00D77C9D" w:rsidRPr="00AE0365">
        <w:rPr>
          <w:rFonts w:asciiTheme="majorBidi" w:eastAsia="Times New Roman" w:hAnsiTheme="majorBidi" w:cstheme="majorBidi"/>
          <w:color w:val="000000" w:themeColor="text1"/>
          <w:sz w:val="20"/>
          <w:szCs w:val="20"/>
          <w:lang w:val="en-GB"/>
        </w:rPr>
        <w:t xml:space="preserve">aligned with </w:t>
      </w:r>
      <w:r w:rsidR="00DA0E08" w:rsidRPr="00AE0365">
        <w:rPr>
          <w:rFonts w:asciiTheme="majorBidi" w:eastAsia="Times New Roman" w:hAnsiTheme="majorBidi" w:cstheme="majorBidi"/>
          <w:color w:val="000000" w:themeColor="text1"/>
          <w:sz w:val="20"/>
          <w:szCs w:val="20"/>
          <w:lang w:val="en-GB"/>
        </w:rPr>
        <w:t xml:space="preserve">national </w:t>
      </w:r>
      <w:r w:rsidR="00D77C9D" w:rsidRPr="00AE0365">
        <w:rPr>
          <w:rFonts w:asciiTheme="majorBidi" w:eastAsia="Times New Roman" w:hAnsiTheme="majorBidi" w:cstheme="majorBidi"/>
          <w:color w:val="000000" w:themeColor="text1"/>
          <w:sz w:val="20"/>
          <w:szCs w:val="20"/>
          <w:lang w:val="en-GB"/>
        </w:rPr>
        <w:t>priorities</w:t>
      </w:r>
      <w:r w:rsidR="00401224" w:rsidRPr="00AE0365">
        <w:rPr>
          <w:rStyle w:val="FootnoteReference"/>
          <w:rFonts w:asciiTheme="majorBidi" w:eastAsia="Times New Roman" w:hAnsiTheme="majorBidi" w:cstheme="majorBidi"/>
          <w:color w:val="000000" w:themeColor="text1"/>
          <w:sz w:val="20"/>
          <w:szCs w:val="20"/>
          <w:lang w:val="en-GB"/>
        </w:rPr>
        <w:footnoteReference w:id="6"/>
      </w:r>
      <w:r w:rsidR="008F3C69" w:rsidRPr="00AE0365">
        <w:rPr>
          <w:rFonts w:asciiTheme="majorBidi" w:eastAsia="Times New Roman" w:hAnsiTheme="majorBidi" w:cstheme="majorBidi"/>
          <w:color w:val="000000" w:themeColor="text1"/>
          <w:sz w:val="20"/>
          <w:szCs w:val="20"/>
          <w:lang w:val="en-GB"/>
        </w:rPr>
        <w:t xml:space="preserve">, </w:t>
      </w:r>
      <w:r w:rsidR="00C87883" w:rsidRPr="00AE0365">
        <w:rPr>
          <w:rFonts w:asciiTheme="majorBidi" w:eastAsia="Times New Roman" w:hAnsiTheme="majorBidi" w:cstheme="majorBidi"/>
          <w:color w:val="000000" w:themeColor="text1"/>
          <w:sz w:val="20"/>
          <w:szCs w:val="20"/>
          <w:lang w:val="en-GB"/>
        </w:rPr>
        <w:t xml:space="preserve">and for </w:t>
      </w:r>
      <w:r w:rsidR="008F3C69" w:rsidRPr="00AE0365">
        <w:rPr>
          <w:rFonts w:asciiTheme="majorBidi" w:eastAsia="Times New Roman" w:hAnsiTheme="majorBidi" w:cstheme="majorBidi"/>
          <w:color w:val="000000" w:themeColor="text1"/>
          <w:sz w:val="20"/>
          <w:szCs w:val="20"/>
          <w:lang w:val="en-GB"/>
        </w:rPr>
        <w:t xml:space="preserve">an evidence base </w:t>
      </w:r>
      <w:r w:rsidR="00C87883" w:rsidRPr="00AE0365">
        <w:rPr>
          <w:rFonts w:asciiTheme="majorBidi" w:eastAsia="Times New Roman" w:hAnsiTheme="majorBidi" w:cstheme="majorBidi"/>
          <w:color w:val="000000" w:themeColor="text1"/>
          <w:sz w:val="20"/>
          <w:szCs w:val="20"/>
          <w:lang w:val="en-GB"/>
        </w:rPr>
        <w:t xml:space="preserve">to support </w:t>
      </w:r>
      <w:r w:rsidR="008F3C69" w:rsidRPr="00AE0365">
        <w:rPr>
          <w:rFonts w:asciiTheme="majorBidi" w:eastAsia="Times New Roman" w:hAnsiTheme="majorBidi" w:cstheme="majorBidi"/>
          <w:color w:val="000000" w:themeColor="text1"/>
          <w:sz w:val="20"/>
          <w:szCs w:val="20"/>
          <w:lang w:val="en-GB"/>
        </w:rPr>
        <w:t>policy</w:t>
      </w:r>
      <w:r w:rsidR="00C87883" w:rsidRPr="00AE0365">
        <w:rPr>
          <w:rFonts w:asciiTheme="majorBidi" w:eastAsia="Times New Roman" w:hAnsiTheme="majorBidi" w:cstheme="majorBidi"/>
          <w:color w:val="000000" w:themeColor="text1"/>
          <w:sz w:val="20"/>
          <w:szCs w:val="20"/>
          <w:lang w:val="en-GB"/>
        </w:rPr>
        <w:t>making</w:t>
      </w:r>
      <w:r w:rsidR="00AA100E" w:rsidRPr="00AE0365">
        <w:rPr>
          <w:rFonts w:asciiTheme="majorBidi" w:eastAsia="Times New Roman" w:hAnsiTheme="majorBidi" w:cstheme="majorBidi"/>
          <w:color w:val="000000" w:themeColor="text1"/>
          <w:sz w:val="20"/>
          <w:szCs w:val="20"/>
          <w:lang w:val="en-GB"/>
        </w:rPr>
        <w:t xml:space="preserve"> through a whole-of-government approach</w:t>
      </w:r>
      <w:r w:rsidR="00AA100E" w:rsidRPr="00AE0365">
        <w:rPr>
          <w:rStyle w:val="FootnoteReference"/>
          <w:rFonts w:asciiTheme="majorBidi" w:eastAsia="Times New Roman" w:hAnsiTheme="majorBidi" w:cstheme="majorBidi"/>
          <w:color w:val="000000" w:themeColor="text1"/>
          <w:sz w:val="20"/>
          <w:szCs w:val="20"/>
          <w:lang w:val="en-GB"/>
        </w:rPr>
        <w:footnoteReference w:id="7"/>
      </w:r>
      <w:r w:rsidR="00CA472F" w:rsidRPr="00AE0365">
        <w:rPr>
          <w:rFonts w:asciiTheme="majorBidi" w:eastAsia="Times New Roman" w:hAnsiTheme="majorBidi" w:cstheme="majorBidi"/>
          <w:color w:val="000000" w:themeColor="text1"/>
          <w:sz w:val="20"/>
          <w:szCs w:val="20"/>
          <w:lang w:val="en-GB"/>
        </w:rPr>
        <w:t>.</w:t>
      </w:r>
    </w:p>
    <w:p w14:paraId="3C56D19C" w14:textId="77777777" w:rsidR="000121EA" w:rsidRPr="00AE0365" w:rsidRDefault="000121EA" w:rsidP="000121EA">
      <w:pPr>
        <w:pStyle w:val="ListParagraph"/>
        <w:rPr>
          <w:rFonts w:asciiTheme="majorBidi" w:eastAsia="Times New Roman" w:hAnsiTheme="majorBidi" w:cstheme="majorBidi"/>
          <w:color w:val="000000" w:themeColor="text1"/>
          <w:sz w:val="20"/>
          <w:szCs w:val="20"/>
        </w:rPr>
      </w:pPr>
    </w:p>
    <w:p w14:paraId="1C581C8F" w14:textId="4541F8DE" w:rsidR="00712F29" w:rsidRPr="00AE0365" w:rsidRDefault="00795CD9" w:rsidP="00B13388">
      <w:pPr>
        <w:pStyle w:val="ListParagraph"/>
        <w:numPr>
          <w:ilvl w:val="0"/>
          <w:numId w:val="12"/>
        </w:numPr>
        <w:tabs>
          <w:tab w:val="center" w:pos="1748"/>
        </w:tabs>
        <w:spacing w:afterLines="120" w:after="288" w:line="276" w:lineRule="auto"/>
        <w:ind w:right="1325"/>
        <w:jc w:val="both"/>
        <w:rPr>
          <w:rFonts w:asciiTheme="majorBidi" w:eastAsia="Times New Roman" w:hAnsiTheme="majorBidi" w:cstheme="majorBidi"/>
          <w:color w:val="000000" w:themeColor="text1"/>
          <w:sz w:val="20"/>
          <w:szCs w:val="20"/>
        </w:rPr>
      </w:pPr>
      <w:r w:rsidRPr="00AE0365">
        <w:rPr>
          <w:rFonts w:asciiTheme="majorBidi" w:eastAsia="Times New Roman" w:hAnsiTheme="majorBidi" w:cstheme="majorBidi"/>
          <w:color w:val="000000" w:themeColor="text1"/>
          <w:sz w:val="20"/>
          <w:szCs w:val="20"/>
        </w:rPr>
        <w:t xml:space="preserve">The United Nations system </w:t>
      </w:r>
      <w:del w:id="27" w:author="Quintin Chou-Lambert" w:date="2026-08-12T10:41:00Z" w16du:dateUtc="2026-08-12T14:41:00Z">
        <w:r w:rsidRPr="00AE0365" w:rsidDel="003C7936">
          <w:rPr>
            <w:rFonts w:asciiTheme="majorBidi" w:eastAsia="Times New Roman" w:hAnsiTheme="majorBidi" w:cstheme="majorBidi"/>
            <w:color w:val="000000" w:themeColor="text1"/>
            <w:sz w:val="20"/>
            <w:szCs w:val="20"/>
          </w:rPr>
          <w:delText xml:space="preserve">is </w:delText>
        </w:r>
        <w:commentRangeStart w:id="28"/>
        <w:commentRangeStart w:id="29"/>
        <w:commentRangeStart w:id="30"/>
        <w:r w:rsidRPr="00AE0365" w:rsidDel="003C7936">
          <w:rPr>
            <w:rFonts w:asciiTheme="majorBidi" w:eastAsia="Times New Roman" w:hAnsiTheme="majorBidi" w:cstheme="majorBidi"/>
            <w:color w:val="000000" w:themeColor="text1"/>
            <w:sz w:val="20"/>
            <w:szCs w:val="20"/>
          </w:rPr>
          <w:delText>seized</w:delText>
        </w:r>
        <w:commentRangeEnd w:id="28"/>
        <w:r w:rsidR="00E25AC9" w:rsidRPr="00AE0365" w:rsidDel="003C7936">
          <w:rPr>
            <w:rStyle w:val="CommentReference"/>
            <w:rFonts w:asciiTheme="majorBidi" w:eastAsia="Times New Roman" w:hAnsiTheme="majorBidi" w:cstheme="majorBidi"/>
            <w:color w:val="000000" w:themeColor="text1"/>
            <w:sz w:val="20"/>
            <w:szCs w:val="20"/>
          </w:rPr>
          <w:commentReference w:id="28"/>
        </w:r>
        <w:commentRangeEnd w:id="29"/>
        <w:r w:rsidR="00AC61AB" w:rsidRPr="00AE0365" w:rsidDel="003C7936">
          <w:rPr>
            <w:rStyle w:val="CommentReference"/>
            <w:rFonts w:asciiTheme="majorBidi" w:eastAsia="Times New Roman" w:hAnsiTheme="majorBidi" w:cstheme="majorBidi"/>
            <w:color w:val="000000" w:themeColor="text1"/>
            <w:sz w:val="20"/>
            <w:szCs w:val="20"/>
          </w:rPr>
          <w:commentReference w:id="29"/>
        </w:r>
        <w:commentRangeEnd w:id="30"/>
        <w:r w:rsidR="00471A54" w:rsidRPr="00AE0365" w:rsidDel="003C7936">
          <w:rPr>
            <w:rStyle w:val="CommentReference"/>
            <w:rFonts w:asciiTheme="majorBidi" w:eastAsia="Times New Roman" w:hAnsiTheme="majorBidi" w:cstheme="majorBidi"/>
            <w:color w:val="000000" w:themeColor="text1"/>
            <w:sz w:val="20"/>
            <w:szCs w:val="20"/>
          </w:rPr>
          <w:commentReference w:id="30"/>
        </w:r>
        <w:r w:rsidRPr="00AE0365" w:rsidDel="003C7936">
          <w:rPr>
            <w:rFonts w:asciiTheme="majorBidi" w:eastAsia="Times New Roman" w:hAnsiTheme="majorBidi" w:cstheme="majorBidi"/>
            <w:color w:val="000000" w:themeColor="text1"/>
            <w:sz w:val="20"/>
            <w:szCs w:val="20"/>
          </w:rPr>
          <w:delText xml:space="preserve"> of this issue and </w:delText>
        </w:r>
      </w:del>
      <w:r w:rsidRPr="00AE0365">
        <w:rPr>
          <w:rFonts w:asciiTheme="majorBidi" w:eastAsia="Times New Roman" w:hAnsiTheme="majorBidi" w:cstheme="majorBidi"/>
          <w:color w:val="000000" w:themeColor="text1"/>
          <w:sz w:val="20"/>
          <w:szCs w:val="20"/>
        </w:rPr>
        <w:t>has been scaling up its response</w:t>
      </w:r>
      <w:r w:rsidR="00A62E44" w:rsidRPr="00AE0365">
        <w:rPr>
          <w:rFonts w:asciiTheme="majorBidi" w:eastAsia="Times New Roman" w:hAnsiTheme="majorBidi" w:cstheme="majorBidi"/>
          <w:color w:val="000000" w:themeColor="text1"/>
          <w:sz w:val="20"/>
          <w:szCs w:val="20"/>
        </w:rPr>
        <w:t xml:space="preserve">, including conducting AI readiness assessments and </w:t>
      </w:r>
      <w:r w:rsidR="0017731B" w:rsidRPr="00AE0365">
        <w:rPr>
          <w:rFonts w:asciiTheme="majorBidi" w:eastAsia="Times New Roman" w:hAnsiTheme="majorBidi" w:cstheme="majorBidi"/>
          <w:color w:val="000000" w:themeColor="text1"/>
          <w:sz w:val="20"/>
          <w:szCs w:val="20"/>
        </w:rPr>
        <w:t xml:space="preserve">partnering to </w:t>
      </w:r>
      <w:r w:rsidR="00A62E44" w:rsidRPr="00AE0365">
        <w:rPr>
          <w:rFonts w:asciiTheme="majorBidi" w:eastAsia="Times New Roman" w:hAnsiTheme="majorBidi" w:cstheme="majorBidi"/>
          <w:color w:val="000000" w:themeColor="text1"/>
          <w:sz w:val="20"/>
          <w:szCs w:val="20"/>
        </w:rPr>
        <w:t xml:space="preserve">provide guidance and support </w:t>
      </w:r>
      <w:r w:rsidR="00D72890" w:rsidRPr="00AE0365">
        <w:rPr>
          <w:rFonts w:asciiTheme="majorBidi" w:eastAsia="Times New Roman" w:hAnsiTheme="majorBidi" w:cstheme="majorBidi"/>
          <w:color w:val="000000" w:themeColor="text1"/>
          <w:sz w:val="20"/>
          <w:szCs w:val="20"/>
        </w:rPr>
        <w:t>to</w:t>
      </w:r>
      <w:r w:rsidR="00A62E44" w:rsidRPr="00AE0365">
        <w:rPr>
          <w:rFonts w:asciiTheme="majorBidi" w:eastAsia="Times New Roman" w:hAnsiTheme="majorBidi" w:cstheme="majorBidi"/>
          <w:color w:val="000000" w:themeColor="text1"/>
          <w:sz w:val="20"/>
          <w:szCs w:val="20"/>
        </w:rPr>
        <w:t xml:space="preserve"> Member States in different areas.</w:t>
      </w:r>
      <w:r w:rsidR="00D72890" w:rsidRPr="00AE0365">
        <w:rPr>
          <w:rFonts w:asciiTheme="majorBidi" w:eastAsia="Times New Roman" w:hAnsiTheme="majorBidi" w:cstheme="majorBidi"/>
          <w:color w:val="000000" w:themeColor="text1"/>
          <w:sz w:val="20"/>
          <w:szCs w:val="20"/>
        </w:rPr>
        <w:t xml:space="preserve"> </w:t>
      </w:r>
      <w:r w:rsidR="0047704A" w:rsidRPr="00AE0365">
        <w:rPr>
          <w:rFonts w:asciiTheme="majorBidi" w:eastAsia="Times New Roman" w:hAnsiTheme="majorBidi" w:cstheme="majorBidi"/>
          <w:color w:val="000000" w:themeColor="text1"/>
          <w:sz w:val="20"/>
          <w:szCs w:val="20"/>
        </w:rPr>
        <w:t xml:space="preserve">Examples include </w:t>
      </w:r>
      <w:r w:rsidR="002D7AD4" w:rsidRPr="00AE0365">
        <w:rPr>
          <w:rFonts w:asciiTheme="majorBidi" w:eastAsia="Times New Roman" w:hAnsiTheme="majorBidi" w:cstheme="majorBidi"/>
          <w:color w:val="000000" w:themeColor="text1"/>
          <w:sz w:val="20"/>
          <w:szCs w:val="20"/>
        </w:rPr>
        <w:t xml:space="preserve">efforts </w:t>
      </w:r>
      <w:r w:rsidR="00E44E2C" w:rsidRPr="00AE0365">
        <w:rPr>
          <w:rFonts w:asciiTheme="majorBidi" w:eastAsia="Times New Roman" w:hAnsiTheme="majorBidi" w:cstheme="majorBidi"/>
          <w:color w:val="000000" w:themeColor="text1"/>
          <w:sz w:val="20"/>
          <w:szCs w:val="20"/>
        </w:rPr>
        <w:t xml:space="preserve">across </w:t>
      </w:r>
      <w:commentRangeStart w:id="31"/>
      <w:r w:rsidR="002D7AD4" w:rsidRPr="00AE0365">
        <w:rPr>
          <w:rFonts w:asciiTheme="majorBidi" w:eastAsia="Times New Roman" w:hAnsiTheme="majorBidi" w:cstheme="majorBidi"/>
          <w:color w:val="000000" w:themeColor="text1"/>
          <w:sz w:val="20"/>
          <w:szCs w:val="20"/>
        </w:rPr>
        <w:t>the ITU</w:t>
      </w:r>
      <w:r w:rsidR="0062127A" w:rsidRPr="00AE0365">
        <w:rPr>
          <w:rFonts w:asciiTheme="majorBidi" w:eastAsia="Times New Roman" w:hAnsiTheme="majorBidi" w:cstheme="majorBidi"/>
          <w:color w:val="000000" w:themeColor="text1"/>
          <w:sz w:val="20"/>
          <w:szCs w:val="20"/>
        </w:rPr>
        <w:t xml:space="preserve">, </w:t>
      </w:r>
      <w:r w:rsidR="002D7AD4" w:rsidRPr="00AE0365">
        <w:rPr>
          <w:rFonts w:asciiTheme="majorBidi" w:eastAsia="Times New Roman" w:hAnsiTheme="majorBidi" w:cstheme="majorBidi"/>
          <w:color w:val="000000" w:themeColor="text1"/>
          <w:sz w:val="20"/>
          <w:szCs w:val="20"/>
        </w:rPr>
        <w:t xml:space="preserve">UNDP, </w:t>
      </w:r>
      <w:r w:rsidR="0062127A" w:rsidRPr="00AE0365">
        <w:rPr>
          <w:rFonts w:asciiTheme="majorBidi" w:eastAsia="Times New Roman" w:hAnsiTheme="majorBidi" w:cstheme="majorBidi"/>
          <w:color w:val="000000" w:themeColor="text1"/>
          <w:sz w:val="20"/>
          <w:szCs w:val="20"/>
        </w:rPr>
        <w:t>UNESCO</w:t>
      </w:r>
      <w:r w:rsidR="00AC7B93" w:rsidRPr="00AE0365">
        <w:rPr>
          <w:rFonts w:asciiTheme="majorBidi" w:eastAsia="Times New Roman" w:hAnsiTheme="majorBidi" w:cstheme="majorBidi"/>
          <w:color w:val="000000" w:themeColor="text1"/>
          <w:sz w:val="20"/>
          <w:szCs w:val="20"/>
        </w:rPr>
        <w:t xml:space="preserve">, </w:t>
      </w:r>
      <w:r w:rsidR="0033535B" w:rsidRPr="00AE0365">
        <w:rPr>
          <w:rFonts w:asciiTheme="majorBidi" w:eastAsia="Times New Roman" w:hAnsiTheme="majorBidi" w:cstheme="majorBidi"/>
          <w:color w:val="000000" w:themeColor="text1"/>
          <w:sz w:val="20"/>
          <w:szCs w:val="20"/>
        </w:rPr>
        <w:t xml:space="preserve">UNFPA, </w:t>
      </w:r>
      <w:r w:rsidR="00927D70" w:rsidRPr="00AE0365">
        <w:rPr>
          <w:rFonts w:asciiTheme="majorBidi" w:eastAsia="Times New Roman" w:hAnsiTheme="majorBidi" w:cstheme="majorBidi"/>
          <w:color w:val="000000" w:themeColor="text1"/>
          <w:sz w:val="20"/>
          <w:szCs w:val="20"/>
        </w:rPr>
        <w:t xml:space="preserve">UN-HABITAT, </w:t>
      </w:r>
      <w:r w:rsidR="00FC79E1" w:rsidRPr="00AE0365">
        <w:rPr>
          <w:rFonts w:asciiTheme="majorBidi" w:eastAsia="Times New Roman" w:hAnsiTheme="majorBidi" w:cstheme="majorBidi"/>
          <w:color w:val="000000" w:themeColor="text1"/>
          <w:sz w:val="20"/>
          <w:szCs w:val="20"/>
        </w:rPr>
        <w:t xml:space="preserve">UNICEF, </w:t>
      </w:r>
      <w:r w:rsidR="00AC7B93" w:rsidRPr="00AE0365">
        <w:rPr>
          <w:rFonts w:asciiTheme="majorBidi" w:eastAsia="Times New Roman" w:hAnsiTheme="majorBidi" w:cstheme="majorBidi"/>
          <w:color w:val="000000" w:themeColor="text1"/>
          <w:sz w:val="20"/>
          <w:szCs w:val="20"/>
        </w:rPr>
        <w:t>UNIDO</w:t>
      </w:r>
      <w:r w:rsidR="00D56E10" w:rsidRPr="00AE0365">
        <w:rPr>
          <w:rFonts w:asciiTheme="majorBidi" w:eastAsia="Times New Roman" w:hAnsiTheme="majorBidi" w:cstheme="majorBidi"/>
          <w:color w:val="000000" w:themeColor="text1"/>
          <w:sz w:val="20"/>
          <w:szCs w:val="20"/>
        </w:rPr>
        <w:t xml:space="preserve"> and </w:t>
      </w:r>
      <w:r w:rsidR="002D7AD4" w:rsidRPr="00AE0365">
        <w:rPr>
          <w:rFonts w:asciiTheme="majorBidi" w:eastAsia="Times New Roman" w:hAnsiTheme="majorBidi" w:cstheme="majorBidi"/>
          <w:color w:val="000000" w:themeColor="text1"/>
          <w:sz w:val="20"/>
          <w:szCs w:val="20"/>
        </w:rPr>
        <w:t>the UN Secretariat (</w:t>
      </w:r>
      <w:r w:rsidR="00C87E96" w:rsidRPr="00AE0365">
        <w:rPr>
          <w:rFonts w:asciiTheme="majorBidi" w:eastAsia="Times New Roman" w:hAnsiTheme="majorBidi" w:cstheme="majorBidi"/>
          <w:color w:val="000000" w:themeColor="text1"/>
          <w:sz w:val="20"/>
          <w:szCs w:val="20"/>
        </w:rPr>
        <w:t xml:space="preserve">DESA, ODET, </w:t>
      </w:r>
      <w:r w:rsidR="002D7AD4" w:rsidRPr="00AE0365">
        <w:rPr>
          <w:rFonts w:asciiTheme="majorBidi" w:eastAsia="Times New Roman" w:hAnsiTheme="majorBidi" w:cstheme="majorBidi"/>
          <w:color w:val="000000" w:themeColor="text1"/>
          <w:sz w:val="20"/>
          <w:szCs w:val="20"/>
        </w:rPr>
        <w:t xml:space="preserve">OHCHR, </w:t>
      </w:r>
      <w:r w:rsidR="00D56E10" w:rsidRPr="00AE0365">
        <w:rPr>
          <w:rFonts w:asciiTheme="majorBidi" w:eastAsia="Times New Roman" w:hAnsiTheme="majorBidi" w:cstheme="majorBidi"/>
          <w:color w:val="000000" w:themeColor="text1"/>
          <w:sz w:val="20"/>
          <w:szCs w:val="20"/>
        </w:rPr>
        <w:t>UNCTAD</w:t>
      </w:r>
      <w:r w:rsidR="00410503" w:rsidRPr="00AE0365">
        <w:rPr>
          <w:rFonts w:asciiTheme="majorBidi" w:eastAsia="Times New Roman" w:hAnsiTheme="majorBidi" w:cstheme="majorBidi"/>
          <w:color w:val="000000" w:themeColor="text1"/>
          <w:sz w:val="20"/>
          <w:szCs w:val="20"/>
        </w:rPr>
        <w:t>, UNODA</w:t>
      </w:r>
      <w:r w:rsidR="00651AE7" w:rsidRPr="00AE0365">
        <w:rPr>
          <w:rFonts w:asciiTheme="majorBidi" w:eastAsia="Times New Roman" w:hAnsiTheme="majorBidi" w:cstheme="majorBidi"/>
          <w:color w:val="000000" w:themeColor="text1"/>
          <w:sz w:val="20"/>
          <w:szCs w:val="20"/>
        </w:rPr>
        <w:t xml:space="preserve"> and Regional Economic Commissions)</w:t>
      </w:r>
      <w:commentRangeEnd w:id="31"/>
      <w:r w:rsidR="0026419F" w:rsidRPr="00AE0365">
        <w:rPr>
          <w:rStyle w:val="CommentReference"/>
          <w:rFonts w:asciiTheme="majorBidi" w:eastAsia="Times New Roman" w:hAnsiTheme="majorBidi" w:cstheme="majorBidi"/>
          <w:color w:val="000000" w:themeColor="text1"/>
          <w:sz w:val="20"/>
          <w:szCs w:val="20"/>
          <w:vertAlign w:val="superscript"/>
        </w:rPr>
        <w:commentReference w:id="31"/>
      </w:r>
      <w:r w:rsidR="00AE6163" w:rsidRPr="00AE0365">
        <w:rPr>
          <w:rStyle w:val="FootnoteReference"/>
          <w:rFonts w:asciiTheme="majorBidi" w:eastAsia="Times New Roman" w:hAnsiTheme="majorBidi" w:cstheme="majorBidi"/>
          <w:color w:val="000000" w:themeColor="text1"/>
          <w:sz w:val="20"/>
          <w:szCs w:val="20"/>
        </w:rPr>
        <w:footnoteReference w:id="8"/>
      </w:r>
      <w:r w:rsidR="005C5E80" w:rsidRPr="00AE0365">
        <w:rPr>
          <w:rFonts w:asciiTheme="majorBidi" w:eastAsia="Times New Roman" w:hAnsiTheme="majorBidi" w:cstheme="majorBidi"/>
          <w:color w:val="000000" w:themeColor="text1"/>
          <w:sz w:val="20"/>
          <w:szCs w:val="20"/>
        </w:rPr>
        <w:t xml:space="preserve">. </w:t>
      </w:r>
      <w:r w:rsidR="009A2486" w:rsidRPr="00AE0365">
        <w:rPr>
          <w:rFonts w:asciiTheme="majorBidi" w:eastAsia="Times New Roman" w:hAnsiTheme="majorBidi" w:cstheme="majorBidi"/>
          <w:color w:val="000000" w:themeColor="text1"/>
          <w:sz w:val="20"/>
          <w:szCs w:val="20"/>
          <w:lang w:val="en-GB"/>
        </w:rPr>
        <w:t>These</w:t>
      </w:r>
      <w:r w:rsidR="008A700C" w:rsidRPr="00AE0365">
        <w:rPr>
          <w:rFonts w:asciiTheme="majorBidi" w:eastAsia="Times New Roman" w:hAnsiTheme="majorBidi" w:cstheme="majorBidi"/>
          <w:color w:val="000000" w:themeColor="text1"/>
          <w:sz w:val="20"/>
          <w:szCs w:val="20"/>
          <w:lang w:val="en-GB"/>
        </w:rPr>
        <w:t xml:space="preserve"> </w:t>
      </w:r>
      <w:r w:rsidR="009A2486" w:rsidRPr="00AE0365">
        <w:rPr>
          <w:rFonts w:asciiTheme="majorBidi" w:eastAsia="Times New Roman" w:hAnsiTheme="majorBidi" w:cstheme="majorBidi"/>
          <w:color w:val="000000" w:themeColor="text1"/>
          <w:sz w:val="20"/>
          <w:szCs w:val="20"/>
          <w:lang w:val="en-GB"/>
        </w:rPr>
        <w:t>efforts, alongside the work of industry, civil society, and academia, amount to several millions of dollars in programming</w:t>
      </w:r>
      <w:r w:rsidR="009F4F32">
        <w:rPr>
          <w:rFonts w:asciiTheme="majorBidi" w:eastAsia="Times New Roman" w:hAnsiTheme="majorBidi" w:cstheme="majorBidi"/>
          <w:color w:val="000000" w:themeColor="text1"/>
          <w:sz w:val="20"/>
          <w:szCs w:val="20"/>
          <w:lang w:val="en-GB"/>
        </w:rPr>
        <w:t xml:space="preserve">. </w:t>
      </w:r>
      <w:r w:rsidR="00356229" w:rsidRPr="00AE0365">
        <w:rPr>
          <w:rFonts w:asciiTheme="majorBidi" w:eastAsia="Times New Roman" w:hAnsiTheme="majorBidi" w:cstheme="majorBidi"/>
          <w:color w:val="000000" w:themeColor="text1"/>
          <w:sz w:val="20"/>
          <w:szCs w:val="20"/>
          <w:lang w:val="en-GB"/>
        </w:rPr>
        <w:t xml:space="preserve">However, they </w:t>
      </w:r>
      <w:r w:rsidR="00214F83" w:rsidRPr="00AE0365">
        <w:rPr>
          <w:rFonts w:asciiTheme="majorBidi" w:eastAsia="Times New Roman" w:hAnsiTheme="majorBidi" w:cstheme="majorBidi"/>
          <w:color w:val="000000" w:themeColor="text1"/>
          <w:sz w:val="20"/>
          <w:szCs w:val="20"/>
          <w:lang w:val="en-GB"/>
        </w:rPr>
        <w:t xml:space="preserve">are </w:t>
      </w:r>
      <w:r w:rsidR="009A2486" w:rsidRPr="00AE0365">
        <w:rPr>
          <w:rFonts w:asciiTheme="majorBidi" w:eastAsia="Times New Roman" w:hAnsiTheme="majorBidi" w:cstheme="majorBidi"/>
          <w:color w:val="000000" w:themeColor="text1"/>
          <w:sz w:val="20"/>
          <w:szCs w:val="20"/>
          <w:lang w:val="en-GB"/>
        </w:rPr>
        <w:t xml:space="preserve">insufficient to cover all countries at the necessary scale </w:t>
      </w:r>
      <w:r w:rsidR="00353735" w:rsidRPr="00AE0365">
        <w:rPr>
          <w:rFonts w:asciiTheme="majorBidi" w:eastAsia="Times New Roman" w:hAnsiTheme="majorBidi" w:cstheme="majorBidi"/>
          <w:color w:val="000000" w:themeColor="text1"/>
          <w:sz w:val="20"/>
          <w:szCs w:val="20"/>
          <w:lang w:val="en-GB"/>
        </w:rPr>
        <w:t xml:space="preserve">to keep </w:t>
      </w:r>
      <w:r w:rsidR="009A2486" w:rsidRPr="00AE0365">
        <w:rPr>
          <w:rFonts w:asciiTheme="majorBidi" w:eastAsia="Times New Roman" w:hAnsiTheme="majorBidi" w:cstheme="majorBidi"/>
          <w:color w:val="000000" w:themeColor="text1"/>
          <w:sz w:val="20"/>
          <w:szCs w:val="20"/>
          <w:lang w:val="en-GB"/>
        </w:rPr>
        <w:t xml:space="preserve">pace </w:t>
      </w:r>
      <w:r w:rsidR="00353735" w:rsidRPr="00AE0365">
        <w:rPr>
          <w:rFonts w:asciiTheme="majorBidi" w:eastAsia="Times New Roman" w:hAnsiTheme="majorBidi" w:cstheme="majorBidi"/>
          <w:color w:val="000000" w:themeColor="text1"/>
          <w:sz w:val="20"/>
          <w:szCs w:val="20"/>
          <w:lang w:val="en-GB"/>
        </w:rPr>
        <w:t xml:space="preserve">with </w:t>
      </w:r>
      <w:r w:rsidR="009A2486" w:rsidRPr="00AE0365">
        <w:rPr>
          <w:rFonts w:asciiTheme="majorBidi" w:eastAsia="Times New Roman" w:hAnsiTheme="majorBidi" w:cstheme="majorBidi"/>
          <w:color w:val="000000" w:themeColor="text1"/>
          <w:sz w:val="20"/>
          <w:szCs w:val="20"/>
          <w:lang w:val="en-GB"/>
        </w:rPr>
        <w:t>technological change</w:t>
      </w:r>
      <w:r w:rsidR="00712F29" w:rsidRPr="00AE0365">
        <w:rPr>
          <w:rFonts w:asciiTheme="majorBidi" w:eastAsia="Times New Roman" w:hAnsiTheme="majorBidi" w:cstheme="majorBidi"/>
          <w:color w:val="000000" w:themeColor="text1"/>
          <w:sz w:val="20"/>
          <w:szCs w:val="20"/>
          <w:lang w:val="en-GB"/>
        </w:rPr>
        <w:t>.</w:t>
      </w:r>
    </w:p>
    <w:p w14:paraId="56C04369" w14:textId="77777777" w:rsidR="00332B11" w:rsidRPr="00AE0365" w:rsidRDefault="00332B11" w:rsidP="00332B11">
      <w:pPr>
        <w:pStyle w:val="ListParagraph"/>
        <w:tabs>
          <w:tab w:val="center" w:pos="1748"/>
        </w:tabs>
        <w:spacing w:afterLines="120" w:after="288" w:line="276" w:lineRule="auto"/>
        <w:ind w:right="1325"/>
        <w:jc w:val="both"/>
        <w:rPr>
          <w:rFonts w:asciiTheme="majorBidi" w:eastAsia="Times New Roman" w:hAnsiTheme="majorBidi" w:cstheme="majorBidi"/>
          <w:color w:val="000000" w:themeColor="text1"/>
          <w:sz w:val="20"/>
          <w:szCs w:val="20"/>
        </w:rPr>
      </w:pPr>
    </w:p>
    <w:p w14:paraId="1946DC1C" w14:textId="38D2826C" w:rsidR="00445329" w:rsidRPr="00AE0365" w:rsidRDefault="00C74308" w:rsidP="009B143D">
      <w:pPr>
        <w:pStyle w:val="ListParagraph"/>
        <w:numPr>
          <w:ilvl w:val="0"/>
          <w:numId w:val="12"/>
        </w:numPr>
        <w:tabs>
          <w:tab w:val="center" w:pos="1748"/>
        </w:tabs>
        <w:spacing w:afterLines="120" w:after="288" w:line="276" w:lineRule="auto"/>
        <w:ind w:right="1325"/>
        <w:jc w:val="both"/>
        <w:rPr>
          <w:rFonts w:asciiTheme="majorBidi" w:eastAsia="Times New Roman" w:hAnsiTheme="majorBidi" w:cstheme="majorBidi"/>
          <w:color w:val="000000" w:themeColor="text1"/>
          <w:sz w:val="20"/>
          <w:szCs w:val="20"/>
          <w:lang w:val="en-GB"/>
        </w:rPr>
      </w:pPr>
      <w:r w:rsidRPr="00AE0365">
        <w:rPr>
          <w:rFonts w:asciiTheme="majorBidi" w:eastAsia="Times New Roman" w:hAnsiTheme="majorBidi" w:cstheme="majorBidi"/>
          <w:color w:val="000000" w:themeColor="text1"/>
          <w:sz w:val="20"/>
          <w:szCs w:val="20"/>
          <w:lang w:val="en-GB"/>
        </w:rPr>
        <w:t xml:space="preserve">Current financing </w:t>
      </w:r>
      <w:r w:rsidR="001A639E" w:rsidRPr="00AE0365">
        <w:rPr>
          <w:rFonts w:asciiTheme="majorBidi" w:eastAsia="Times New Roman" w:hAnsiTheme="majorBidi" w:cstheme="majorBidi"/>
          <w:color w:val="000000" w:themeColor="text1"/>
          <w:sz w:val="20"/>
          <w:szCs w:val="20"/>
          <w:lang w:val="en-GB"/>
        </w:rPr>
        <w:t xml:space="preserve">for AI capacity-building </w:t>
      </w:r>
      <w:r w:rsidRPr="00AE0365">
        <w:rPr>
          <w:rFonts w:asciiTheme="majorBidi" w:eastAsia="Times New Roman" w:hAnsiTheme="majorBidi" w:cstheme="majorBidi"/>
          <w:color w:val="000000" w:themeColor="text1"/>
          <w:sz w:val="20"/>
          <w:szCs w:val="20"/>
          <w:lang w:val="en-GB"/>
        </w:rPr>
        <w:t xml:space="preserve">is </w:t>
      </w:r>
      <w:r w:rsidR="001C3B05" w:rsidRPr="00AE0365">
        <w:rPr>
          <w:rFonts w:asciiTheme="majorBidi" w:eastAsia="Times New Roman" w:hAnsiTheme="majorBidi" w:cstheme="majorBidi"/>
          <w:color w:val="000000" w:themeColor="text1"/>
          <w:sz w:val="20"/>
          <w:szCs w:val="20"/>
          <w:lang w:val="en-GB"/>
        </w:rPr>
        <w:t xml:space="preserve">fragmented and leaves significant </w:t>
      </w:r>
      <w:r w:rsidR="001A639E" w:rsidRPr="00AE0365">
        <w:rPr>
          <w:rFonts w:asciiTheme="majorBidi" w:eastAsia="Times New Roman" w:hAnsiTheme="majorBidi" w:cstheme="majorBidi"/>
          <w:color w:val="000000" w:themeColor="text1"/>
          <w:sz w:val="20"/>
          <w:szCs w:val="20"/>
          <w:lang w:val="en-GB"/>
        </w:rPr>
        <w:t>geographical gaps.</w:t>
      </w:r>
      <w:r w:rsidR="001A639E" w:rsidRPr="00AE0365">
        <w:rPr>
          <w:rStyle w:val="FootnoteReference"/>
          <w:rFonts w:asciiTheme="majorBidi" w:eastAsia="Times New Roman" w:hAnsiTheme="majorBidi" w:cstheme="majorBidi"/>
          <w:color w:val="000000" w:themeColor="text1"/>
          <w:sz w:val="20"/>
          <w:szCs w:val="20"/>
        </w:rPr>
        <w:footnoteReference w:id="9"/>
      </w:r>
      <w:r w:rsidR="001C3B05" w:rsidRPr="00AE0365">
        <w:rPr>
          <w:rFonts w:asciiTheme="majorBidi" w:eastAsia="Times New Roman" w:hAnsiTheme="majorBidi" w:cstheme="majorBidi"/>
          <w:color w:val="000000" w:themeColor="text1"/>
          <w:sz w:val="20"/>
          <w:szCs w:val="20"/>
          <w:lang w:val="en-GB"/>
        </w:rPr>
        <w:t xml:space="preserve"> </w:t>
      </w:r>
      <w:r w:rsidR="009D0E97" w:rsidRPr="00AE0365">
        <w:rPr>
          <w:rFonts w:asciiTheme="majorBidi" w:eastAsia="Times New Roman" w:hAnsiTheme="majorBidi" w:cstheme="majorBidi"/>
          <w:color w:val="000000" w:themeColor="text1"/>
          <w:sz w:val="20"/>
          <w:szCs w:val="20"/>
          <w:lang w:val="en-GB"/>
        </w:rPr>
        <w:t>At a time when private investment in AI infrastructure exceeds half a trillion US dollars annual</w:t>
      </w:r>
      <w:r w:rsidR="00396B0D" w:rsidRPr="00AE0365">
        <w:rPr>
          <w:rFonts w:asciiTheme="majorBidi" w:eastAsia="Times New Roman" w:hAnsiTheme="majorBidi" w:cstheme="majorBidi"/>
          <w:color w:val="000000" w:themeColor="text1"/>
          <w:sz w:val="20"/>
          <w:szCs w:val="20"/>
          <w:lang w:val="en-GB"/>
        </w:rPr>
        <w:t>ised</w:t>
      </w:r>
      <w:r w:rsidR="00396B0D" w:rsidRPr="00AE0365">
        <w:rPr>
          <w:rStyle w:val="FootnoteReference"/>
          <w:rFonts w:asciiTheme="majorBidi" w:hAnsiTheme="majorBidi" w:cstheme="majorBidi"/>
          <w:sz w:val="20"/>
          <w:szCs w:val="20"/>
        </w:rPr>
        <w:footnoteReference w:id="10"/>
      </w:r>
      <w:r w:rsidR="009D0E97" w:rsidRPr="00AE0365">
        <w:rPr>
          <w:rFonts w:asciiTheme="majorBidi" w:eastAsia="Times New Roman" w:hAnsiTheme="majorBidi" w:cstheme="majorBidi"/>
          <w:color w:val="000000" w:themeColor="text1"/>
          <w:sz w:val="20"/>
          <w:szCs w:val="20"/>
          <w:lang w:val="en-GB"/>
        </w:rPr>
        <w:t xml:space="preserve">, </w:t>
      </w:r>
      <w:commentRangeStart w:id="32"/>
      <w:commentRangeStart w:id="33"/>
      <w:r w:rsidR="009D0E97" w:rsidRPr="00AE0365">
        <w:rPr>
          <w:rFonts w:asciiTheme="majorBidi" w:eastAsia="Times New Roman" w:hAnsiTheme="majorBidi" w:cstheme="majorBidi"/>
          <w:color w:val="000000" w:themeColor="text1"/>
          <w:sz w:val="20"/>
          <w:szCs w:val="20"/>
          <w:lang w:val="en-GB"/>
        </w:rPr>
        <w:t>a</w:t>
      </w:r>
      <w:r w:rsidR="00E72235" w:rsidRPr="00AE0365">
        <w:rPr>
          <w:rFonts w:asciiTheme="majorBidi" w:eastAsia="Times New Roman" w:hAnsiTheme="majorBidi" w:cstheme="majorBidi"/>
          <w:color w:val="000000" w:themeColor="text1"/>
          <w:sz w:val="20"/>
          <w:szCs w:val="20"/>
          <w:lang w:val="en-GB"/>
        </w:rPr>
        <w:t xml:space="preserve"> </w:t>
      </w:r>
      <w:r w:rsidR="00FA6DBC" w:rsidRPr="00AE0365">
        <w:rPr>
          <w:rFonts w:asciiTheme="majorBidi" w:eastAsia="Times New Roman" w:hAnsiTheme="majorBidi" w:cstheme="majorBidi"/>
          <w:color w:val="000000" w:themeColor="text1"/>
          <w:sz w:val="20"/>
          <w:szCs w:val="20"/>
          <w:lang w:val="en-GB"/>
        </w:rPr>
        <w:t xml:space="preserve">needs-based </w:t>
      </w:r>
      <w:r w:rsidR="00E72235" w:rsidRPr="00AE0365">
        <w:rPr>
          <w:rFonts w:asciiTheme="majorBidi" w:eastAsia="Times New Roman" w:hAnsiTheme="majorBidi" w:cstheme="majorBidi"/>
          <w:color w:val="000000" w:themeColor="text1"/>
          <w:sz w:val="20"/>
          <w:szCs w:val="20"/>
          <w:lang w:val="en-GB"/>
        </w:rPr>
        <w:t>Global Fund for AI Capacity Building</w:t>
      </w:r>
      <w:commentRangeEnd w:id="32"/>
      <w:r w:rsidR="00BE10D1" w:rsidRPr="00AE0365">
        <w:rPr>
          <w:rStyle w:val="CommentReference"/>
          <w:rFonts w:asciiTheme="majorBidi" w:eastAsia="Times New Roman" w:hAnsiTheme="majorBidi" w:cstheme="majorBidi"/>
          <w:color w:val="000000" w:themeColor="text1"/>
          <w:sz w:val="20"/>
          <w:szCs w:val="20"/>
          <w:lang w:val="en-GB"/>
        </w:rPr>
        <w:commentReference w:id="32"/>
      </w:r>
      <w:commentRangeEnd w:id="33"/>
      <w:r w:rsidR="000B0801" w:rsidRPr="00AE0365">
        <w:rPr>
          <w:rStyle w:val="CommentReference"/>
          <w:rFonts w:asciiTheme="majorBidi" w:eastAsia="Times New Roman" w:hAnsiTheme="majorBidi" w:cstheme="majorBidi"/>
          <w:color w:val="000000" w:themeColor="text1"/>
          <w:sz w:val="20"/>
          <w:szCs w:val="20"/>
          <w:lang w:val="en-GB"/>
        </w:rPr>
        <w:commentReference w:id="33"/>
      </w:r>
      <w:r w:rsidR="00E72235" w:rsidRPr="00AE0365">
        <w:rPr>
          <w:rFonts w:asciiTheme="majorBidi" w:eastAsia="Times New Roman" w:hAnsiTheme="majorBidi" w:cstheme="majorBidi"/>
          <w:color w:val="000000" w:themeColor="text1"/>
          <w:sz w:val="20"/>
          <w:szCs w:val="20"/>
          <w:lang w:val="en-GB"/>
        </w:rPr>
        <w:t xml:space="preserve">, with the active involvement of all stakeholders and initial </w:t>
      </w:r>
      <w:r w:rsidR="00FA6DBC" w:rsidRPr="00AE0365">
        <w:rPr>
          <w:rFonts w:asciiTheme="majorBidi" w:eastAsia="Times New Roman" w:hAnsiTheme="majorBidi" w:cstheme="majorBidi"/>
          <w:color w:val="000000" w:themeColor="text1"/>
          <w:sz w:val="20"/>
          <w:szCs w:val="20"/>
          <w:lang w:val="en-GB"/>
        </w:rPr>
        <w:t xml:space="preserve">funding </w:t>
      </w:r>
      <w:r w:rsidR="00E72235" w:rsidRPr="00AE0365">
        <w:rPr>
          <w:rFonts w:asciiTheme="majorBidi" w:eastAsia="Times New Roman" w:hAnsiTheme="majorBidi" w:cstheme="majorBidi"/>
          <w:color w:val="000000" w:themeColor="text1"/>
          <w:sz w:val="20"/>
          <w:szCs w:val="20"/>
          <w:lang w:val="en-GB"/>
        </w:rPr>
        <w:t>commitment</w:t>
      </w:r>
      <w:r w:rsidR="000F7071">
        <w:rPr>
          <w:rFonts w:asciiTheme="majorBidi" w:eastAsia="Times New Roman" w:hAnsiTheme="majorBidi" w:cstheme="majorBidi"/>
          <w:color w:val="000000" w:themeColor="text1"/>
          <w:sz w:val="20"/>
          <w:szCs w:val="20"/>
          <w:lang w:val="en-GB"/>
        </w:rPr>
        <w:t>s</w:t>
      </w:r>
      <w:r w:rsidR="00E72235" w:rsidRPr="00AE0365">
        <w:rPr>
          <w:rFonts w:asciiTheme="majorBidi" w:eastAsia="Times New Roman" w:hAnsiTheme="majorBidi" w:cstheme="majorBidi"/>
          <w:color w:val="000000" w:themeColor="text1"/>
          <w:sz w:val="20"/>
          <w:szCs w:val="20"/>
          <w:lang w:val="en-GB"/>
        </w:rPr>
        <w:t xml:space="preserve"> in the range of </w:t>
      </w:r>
      <w:commentRangeStart w:id="34"/>
      <w:commentRangeStart w:id="35"/>
      <w:r w:rsidR="00E72235" w:rsidRPr="00AE0365">
        <w:rPr>
          <w:rFonts w:asciiTheme="majorBidi" w:eastAsia="Times New Roman" w:hAnsiTheme="majorBidi" w:cstheme="majorBidi"/>
          <w:color w:val="000000" w:themeColor="text1"/>
          <w:sz w:val="20"/>
          <w:szCs w:val="20"/>
          <w:lang w:val="en-GB"/>
        </w:rPr>
        <w:t xml:space="preserve">$3 billion </w:t>
      </w:r>
      <w:r w:rsidR="00135EB7" w:rsidRPr="00AE0365">
        <w:rPr>
          <w:rFonts w:asciiTheme="majorBidi" w:eastAsia="Times New Roman" w:hAnsiTheme="majorBidi" w:cstheme="majorBidi"/>
          <w:color w:val="000000" w:themeColor="text1"/>
          <w:sz w:val="20"/>
          <w:szCs w:val="20"/>
          <w:lang w:val="en-GB"/>
        </w:rPr>
        <w:t xml:space="preserve">over </w:t>
      </w:r>
      <w:ins w:id="36" w:author="Quintin Chou-Lambert" w:date="2026-08-12T13:08:00Z" w16du:dateUtc="2026-08-12T17:08:00Z">
        <w:r w:rsidR="00FE3905">
          <w:rPr>
            <w:rFonts w:asciiTheme="majorBidi" w:eastAsia="Times New Roman" w:hAnsiTheme="majorBidi" w:cstheme="majorBidi"/>
            <w:color w:val="000000" w:themeColor="text1"/>
            <w:sz w:val="20"/>
            <w:szCs w:val="20"/>
            <w:lang w:val="en-GB"/>
          </w:rPr>
          <w:t xml:space="preserve">two to </w:t>
        </w:r>
      </w:ins>
      <w:r w:rsidR="00135EB7" w:rsidRPr="00AE0365">
        <w:rPr>
          <w:rFonts w:asciiTheme="majorBidi" w:eastAsia="Times New Roman" w:hAnsiTheme="majorBidi" w:cstheme="majorBidi"/>
          <w:color w:val="000000" w:themeColor="text1"/>
          <w:sz w:val="20"/>
          <w:szCs w:val="20"/>
          <w:lang w:val="en-GB"/>
        </w:rPr>
        <w:t>four years</w:t>
      </w:r>
      <w:commentRangeEnd w:id="34"/>
      <w:r w:rsidR="00291D33" w:rsidRPr="00AE0365">
        <w:rPr>
          <w:rStyle w:val="CommentReference"/>
          <w:rFonts w:asciiTheme="majorBidi" w:eastAsia="Times New Roman" w:hAnsiTheme="majorBidi" w:cstheme="majorBidi"/>
          <w:color w:val="000000" w:themeColor="text1"/>
          <w:sz w:val="20"/>
          <w:szCs w:val="20"/>
          <w:vertAlign w:val="superscript"/>
          <w:lang w:val="en-GB"/>
        </w:rPr>
        <w:commentReference w:id="34"/>
      </w:r>
      <w:commentRangeEnd w:id="35"/>
      <w:r w:rsidR="00266CA9" w:rsidRPr="00AE0365">
        <w:rPr>
          <w:rStyle w:val="CommentReference"/>
          <w:rFonts w:asciiTheme="majorBidi" w:eastAsia="Times New Roman" w:hAnsiTheme="majorBidi" w:cstheme="majorBidi"/>
          <w:color w:val="000000" w:themeColor="text1"/>
          <w:sz w:val="20"/>
          <w:szCs w:val="20"/>
          <w:vertAlign w:val="superscript"/>
          <w:lang w:val="en-GB"/>
        </w:rPr>
        <w:commentReference w:id="35"/>
      </w:r>
      <w:r w:rsidR="00AE0365" w:rsidRPr="00AE0365">
        <w:rPr>
          <w:rStyle w:val="FootnoteReference"/>
          <w:rFonts w:asciiTheme="majorBidi" w:eastAsia="Times New Roman" w:hAnsiTheme="majorBidi" w:cstheme="majorBidi"/>
          <w:color w:val="000000" w:themeColor="text1"/>
          <w:sz w:val="20"/>
          <w:szCs w:val="20"/>
          <w:lang w:val="en-GB"/>
        </w:rPr>
        <w:footnoteReference w:id="11"/>
      </w:r>
      <w:r w:rsidR="00135EB7" w:rsidRPr="00AE0365">
        <w:rPr>
          <w:rFonts w:asciiTheme="majorBidi" w:eastAsia="Times New Roman" w:hAnsiTheme="majorBidi" w:cstheme="majorBidi"/>
          <w:color w:val="000000" w:themeColor="text1"/>
          <w:sz w:val="20"/>
          <w:szCs w:val="20"/>
          <w:lang w:val="en-GB"/>
        </w:rPr>
        <w:t xml:space="preserve"> </w:t>
      </w:r>
      <w:r w:rsidR="00AA2ACA" w:rsidRPr="00AA2ACA">
        <w:rPr>
          <w:rFonts w:asciiTheme="majorBidi" w:eastAsia="Times New Roman" w:hAnsiTheme="majorBidi" w:cstheme="majorBidi"/>
          <w:color w:val="000000" w:themeColor="text1"/>
          <w:sz w:val="20"/>
          <w:szCs w:val="20"/>
        </w:rPr>
        <w:t>could help mobilize and direct resources at scale</w:t>
      </w:r>
      <w:r w:rsidR="00AA2ACA" w:rsidRPr="00AA2ACA" w:rsidDel="00AA2ACA">
        <w:rPr>
          <w:rFonts w:asciiTheme="majorBidi" w:eastAsia="Times New Roman" w:hAnsiTheme="majorBidi" w:cstheme="majorBidi"/>
          <w:color w:val="000000" w:themeColor="text1"/>
          <w:sz w:val="20"/>
          <w:szCs w:val="20"/>
          <w:lang w:val="en-GB"/>
        </w:rPr>
        <w:t xml:space="preserve"> </w:t>
      </w:r>
      <w:r w:rsidR="00E72235" w:rsidRPr="00AE0365">
        <w:rPr>
          <w:rFonts w:asciiTheme="majorBidi" w:eastAsia="Times New Roman" w:hAnsiTheme="majorBidi" w:cstheme="majorBidi"/>
          <w:color w:val="000000" w:themeColor="text1"/>
          <w:sz w:val="20"/>
          <w:szCs w:val="20"/>
          <w:lang w:val="en-GB"/>
        </w:rPr>
        <w:t xml:space="preserve">to </w:t>
      </w:r>
      <w:r w:rsidR="006C4E02" w:rsidRPr="00AE0365">
        <w:rPr>
          <w:rFonts w:asciiTheme="majorBidi" w:eastAsia="Times New Roman" w:hAnsiTheme="majorBidi" w:cstheme="majorBidi"/>
          <w:color w:val="000000" w:themeColor="text1"/>
          <w:sz w:val="20"/>
          <w:szCs w:val="20"/>
          <w:lang w:val="en-GB"/>
        </w:rPr>
        <w:t>enable</w:t>
      </w:r>
      <w:r w:rsidR="00E72235" w:rsidRPr="00AE0365">
        <w:rPr>
          <w:rFonts w:asciiTheme="majorBidi" w:eastAsia="Times New Roman" w:hAnsiTheme="majorBidi" w:cstheme="majorBidi"/>
          <w:color w:val="000000" w:themeColor="text1"/>
          <w:sz w:val="20"/>
          <w:szCs w:val="20"/>
          <w:lang w:val="en-GB"/>
        </w:rPr>
        <w:t xml:space="preserve"> countries </w:t>
      </w:r>
      <w:r w:rsidR="4DB8201C" w:rsidRPr="0B616C20">
        <w:rPr>
          <w:rFonts w:asciiTheme="majorBidi" w:eastAsia="Times New Roman" w:hAnsiTheme="majorBidi" w:cstheme="majorBidi"/>
          <w:color w:val="000000" w:themeColor="text1"/>
          <w:sz w:val="20"/>
          <w:szCs w:val="20"/>
          <w:lang w:val="en-GB"/>
        </w:rPr>
        <w:t xml:space="preserve">that do not </w:t>
      </w:r>
      <w:r w:rsidR="4DB8201C" w:rsidRPr="60C19CC9">
        <w:rPr>
          <w:rFonts w:asciiTheme="majorBidi" w:eastAsia="Times New Roman" w:hAnsiTheme="majorBidi" w:cstheme="majorBidi"/>
          <w:color w:val="000000" w:themeColor="text1"/>
          <w:sz w:val="20"/>
          <w:szCs w:val="20"/>
          <w:lang w:val="en-GB"/>
        </w:rPr>
        <w:t xml:space="preserve">yet </w:t>
      </w:r>
      <w:r w:rsidR="4DB8201C" w:rsidRPr="01494AA1">
        <w:rPr>
          <w:rFonts w:asciiTheme="majorBidi" w:eastAsia="Times New Roman" w:hAnsiTheme="majorBidi" w:cstheme="majorBidi"/>
          <w:color w:val="000000" w:themeColor="text1"/>
          <w:sz w:val="20"/>
          <w:szCs w:val="20"/>
          <w:lang w:val="en-GB"/>
        </w:rPr>
        <w:t>have</w:t>
      </w:r>
      <w:r w:rsidR="4DB8201C" w:rsidRPr="60C19CC9">
        <w:rPr>
          <w:rFonts w:asciiTheme="majorBidi" w:eastAsia="Times New Roman" w:hAnsiTheme="majorBidi" w:cstheme="majorBidi"/>
          <w:color w:val="000000" w:themeColor="text1"/>
          <w:sz w:val="20"/>
          <w:szCs w:val="20"/>
          <w:lang w:val="en-GB"/>
        </w:rPr>
        <w:t xml:space="preserve"> </w:t>
      </w:r>
      <w:del w:id="37" w:author="Quintin Chou-Lambert" w:date="2026-08-12T12:59:00Z" w16du:dateUtc="2026-08-12T16:59:00Z">
        <w:r w:rsidR="4DB8201C" w:rsidRPr="2B4D3501" w:rsidDel="006D6DDD">
          <w:rPr>
            <w:rFonts w:asciiTheme="majorBidi" w:eastAsia="Times New Roman" w:hAnsiTheme="majorBidi" w:cstheme="majorBidi"/>
            <w:color w:val="000000" w:themeColor="text1"/>
            <w:sz w:val="20"/>
            <w:szCs w:val="20"/>
            <w:lang w:val="en-GB"/>
          </w:rPr>
          <w:delText>substantive</w:delText>
        </w:r>
      </w:del>
      <w:ins w:id="38" w:author="Quintin Chou-Lambert" w:date="2026-08-12T12:59:00Z" w16du:dateUtc="2026-08-12T16:59:00Z">
        <w:r w:rsidR="006D6DDD">
          <w:rPr>
            <w:rFonts w:asciiTheme="majorBidi" w:eastAsia="Times New Roman" w:hAnsiTheme="majorBidi" w:cstheme="majorBidi"/>
            <w:color w:val="000000" w:themeColor="text1"/>
            <w:sz w:val="20"/>
            <w:szCs w:val="20"/>
            <w:lang w:val="en-GB"/>
          </w:rPr>
          <w:t>ma</w:t>
        </w:r>
      </w:ins>
      <w:ins w:id="39" w:author="Quintin Chou-Lambert" w:date="2026-08-12T13:00:00Z" w16du:dateUtc="2026-08-12T17:00:00Z">
        <w:r w:rsidR="006D6DDD">
          <w:rPr>
            <w:rFonts w:asciiTheme="majorBidi" w:eastAsia="Times New Roman" w:hAnsiTheme="majorBidi" w:cstheme="majorBidi"/>
            <w:color w:val="000000" w:themeColor="text1"/>
            <w:sz w:val="20"/>
            <w:szCs w:val="20"/>
            <w:lang w:val="en-GB"/>
          </w:rPr>
          <w:t>terial</w:t>
        </w:r>
      </w:ins>
      <w:r w:rsidR="4DB8201C" w:rsidRPr="2B4D3501">
        <w:rPr>
          <w:rFonts w:asciiTheme="majorBidi" w:eastAsia="Times New Roman" w:hAnsiTheme="majorBidi" w:cstheme="majorBidi"/>
          <w:color w:val="000000" w:themeColor="text1"/>
          <w:sz w:val="20"/>
          <w:szCs w:val="20"/>
          <w:lang w:val="en-GB"/>
        </w:rPr>
        <w:t xml:space="preserve"> AI</w:t>
      </w:r>
      <w:r w:rsidR="4DB8201C" w:rsidRPr="60C19CC9">
        <w:rPr>
          <w:rFonts w:asciiTheme="majorBidi" w:eastAsia="Times New Roman" w:hAnsiTheme="majorBidi" w:cstheme="majorBidi"/>
          <w:color w:val="000000" w:themeColor="text1"/>
          <w:sz w:val="20"/>
          <w:szCs w:val="20"/>
          <w:lang w:val="en-GB"/>
        </w:rPr>
        <w:t xml:space="preserve"> </w:t>
      </w:r>
      <w:r w:rsidR="4DB8201C" w:rsidRPr="2971D621">
        <w:rPr>
          <w:rFonts w:asciiTheme="majorBidi" w:eastAsia="Times New Roman" w:hAnsiTheme="majorBidi" w:cstheme="majorBidi"/>
          <w:color w:val="000000" w:themeColor="text1"/>
          <w:sz w:val="20"/>
          <w:szCs w:val="20"/>
          <w:lang w:val="en-GB"/>
        </w:rPr>
        <w:t xml:space="preserve">capacity </w:t>
      </w:r>
      <w:r w:rsidR="00B94896" w:rsidRPr="4903F121">
        <w:rPr>
          <w:rFonts w:asciiTheme="majorBidi" w:eastAsia="Times New Roman" w:hAnsiTheme="majorBidi" w:cstheme="majorBidi"/>
          <w:color w:val="000000" w:themeColor="text1"/>
          <w:sz w:val="20"/>
          <w:szCs w:val="20"/>
          <w:lang w:val="en-GB"/>
        </w:rPr>
        <w:t xml:space="preserve"> </w:t>
      </w:r>
      <w:r w:rsidR="00E72235" w:rsidRPr="4903F121">
        <w:rPr>
          <w:rFonts w:asciiTheme="majorBidi" w:eastAsia="Times New Roman" w:hAnsiTheme="majorBidi" w:cstheme="majorBidi"/>
          <w:color w:val="000000" w:themeColor="text1"/>
          <w:sz w:val="20"/>
          <w:szCs w:val="20"/>
          <w:lang w:val="en-GB"/>
        </w:rPr>
        <w:t xml:space="preserve">to </w:t>
      </w:r>
      <w:r w:rsidR="00B94896" w:rsidRPr="4903F121">
        <w:rPr>
          <w:rFonts w:asciiTheme="majorBidi" w:eastAsia="Times New Roman" w:hAnsiTheme="majorBidi" w:cstheme="majorBidi"/>
          <w:color w:val="000000" w:themeColor="text1"/>
          <w:sz w:val="20"/>
          <w:szCs w:val="20"/>
          <w:lang w:val="en-GB"/>
        </w:rPr>
        <w:t>move to</w:t>
      </w:r>
      <w:r w:rsidR="26E86BC8" w:rsidRPr="56B9B092">
        <w:rPr>
          <w:rFonts w:asciiTheme="majorBidi" w:eastAsia="Times New Roman" w:hAnsiTheme="majorBidi" w:cstheme="majorBidi"/>
          <w:color w:val="000000" w:themeColor="text1"/>
          <w:sz w:val="20"/>
          <w:szCs w:val="20"/>
          <w:lang w:val="en-GB"/>
        </w:rPr>
        <w:t xml:space="preserve"> Tier </w:t>
      </w:r>
      <w:r w:rsidR="00E72235" w:rsidRPr="4903F121">
        <w:rPr>
          <w:rFonts w:asciiTheme="majorBidi" w:eastAsia="Times New Roman" w:hAnsiTheme="majorBidi" w:cstheme="majorBidi"/>
          <w:color w:val="000000" w:themeColor="text1"/>
          <w:sz w:val="20"/>
          <w:szCs w:val="20"/>
          <w:lang w:val="en-GB"/>
        </w:rPr>
        <w:t xml:space="preserve">1 </w:t>
      </w:r>
      <w:r w:rsidR="00B94896" w:rsidRPr="4903F121">
        <w:rPr>
          <w:rFonts w:asciiTheme="majorBidi" w:eastAsia="Times New Roman" w:hAnsiTheme="majorBidi" w:cstheme="majorBidi"/>
          <w:color w:val="000000" w:themeColor="text1"/>
          <w:sz w:val="20"/>
          <w:szCs w:val="20"/>
          <w:lang w:val="en-GB"/>
        </w:rPr>
        <w:t xml:space="preserve">or </w:t>
      </w:r>
      <w:r w:rsidR="00E72235" w:rsidRPr="4903F121">
        <w:rPr>
          <w:rFonts w:asciiTheme="majorBidi" w:eastAsia="Times New Roman" w:hAnsiTheme="majorBidi" w:cstheme="majorBidi"/>
          <w:color w:val="000000" w:themeColor="text1"/>
          <w:sz w:val="20"/>
          <w:szCs w:val="20"/>
          <w:lang w:val="en-GB"/>
        </w:rPr>
        <w:t>2</w:t>
      </w:r>
      <w:r w:rsidR="0C9E7D56" w:rsidRPr="4903F121">
        <w:rPr>
          <w:rFonts w:asciiTheme="majorBidi" w:eastAsia="Times New Roman" w:hAnsiTheme="majorBidi" w:cstheme="majorBidi"/>
          <w:color w:val="000000" w:themeColor="text1"/>
          <w:sz w:val="20"/>
          <w:szCs w:val="20"/>
          <w:lang w:val="en-GB"/>
        </w:rPr>
        <w:t>.</w:t>
      </w:r>
      <w:bookmarkStart w:id="40" w:name="_Toc199000345"/>
      <w:bookmarkStart w:id="41" w:name="_Toc232684610"/>
      <w:bookmarkEnd w:id="0"/>
      <w:r w:rsidR="00CE1E8C" w:rsidRPr="00AE0365">
        <w:rPr>
          <w:rFonts w:asciiTheme="majorBidi" w:eastAsia="Times New Roman" w:hAnsiTheme="majorBidi" w:cstheme="majorBidi"/>
          <w:color w:val="000000" w:themeColor="text1"/>
          <w:sz w:val="20"/>
          <w:szCs w:val="20"/>
          <w:lang w:val="en-GB"/>
        </w:rPr>
        <w:t xml:space="preserve"> </w:t>
      </w:r>
      <w:r w:rsidR="004B096C">
        <w:rPr>
          <w:rFonts w:asciiTheme="majorBidi" w:eastAsia="Times New Roman" w:hAnsiTheme="majorBidi" w:cstheme="majorBidi"/>
          <w:color w:val="000000" w:themeColor="text1"/>
          <w:sz w:val="20"/>
          <w:szCs w:val="20"/>
          <w:lang w:val="en-GB"/>
        </w:rPr>
        <w:t xml:space="preserve">This would represent a crucial </w:t>
      </w:r>
      <w:r w:rsidR="009070F8">
        <w:rPr>
          <w:rFonts w:asciiTheme="majorBidi" w:eastAsia="Times New Roman" w:hAnsiTheme="majorBidi" w:cstheme="majorBidi"/>
          <w:color w:val="000000" w:themeColor="text1"/>
          <w:sz w:val="20"/>
          <w:szCs w:val="20"/>
          <w:lang w:val="en-GB"/>
        </w:rPr>
        <w:t xml:space="preserve">achievement to enable </w:t>
      </w:r>
      <w:r w:rsidR="00394CE4">
        <w:rPr>
          <w:rFonts w:asciiTheme="majorBidi" w:eastAsia="Times New Roman" w:hAnsiTheme="majorBidi" w:cstheme="majorBidi"/>
          <w:color w:val="000000" w:themeColor="text1"/>
          <w:sz w:val="20"/>
          <w:szCs w:val="20"/>
          <w:lang w:val="en-GB"/>
        </w:rPr>
        <w:t xml:space="preserve">all </w:t>
      </w:r>
      <w:r w:rsidR="009070F8">
        <w:rPr>
          <w:rFonts w:asciiTheme="majorBidi" w:eastAsia="Times New Roman" w:hAnsiTheme="majorBidi" w:cstheme="majorBidi"/>
          <w:color w:val="000000" w:themeColor="text1"/>
          <w:sz w:val="20"/>
          <w:szCs w:val="20"/>
          <w:lang w:val="en-GB"/>
        </w:rPr>
        <w:t xml:space="preserve">countries to </w:t>
      </w:r>
      <w:r w:rsidR="0078516B">
        <w:rPr>
          <w:rFonts w:asciiTheme="majorBidi" w:eastAsia="Times New Roman" w:hAnsiTheme="majorBidi" w:cstheme="majorBidi"/>
          <w:color w:val="000000" w:themeColor="text1"/>
          <w:sz w:val="20"/>
          <w:szCs w:val="20"/>
          <w:lang w:val="en-GB"/>
        </w:rPr>
        <w:t xml:space="preserve">leverage AI </w:t>
      </w:r>
      <w:r w:rsidR="00394CE4">
        <w:rPr>
          <w:rFonts w:asciiTheme="majorBidi" w:eastAsia="Times New Roman" w:hAnsiTheme="majorBidi" w:cstheme="majorBidi"/>
          <w:color w:val="000000" w:themeColor="text1"/>
          <w:sz w:val="20"/>
          <w:szCs w:val="20"/>
          <w:lang w:val="en-GB"/>
        </w:rPr>
        <w:t xml:space="preserve">to accelerate inclusive and equitable sustainable development. </w:t>
      </w:r>
      <w:r w:rsidR="6BE30125" w:rsidRPr="616D14CA">
        <w:rPr>
          <w:rFonts w:asciiTheme="majorBidi" w:eastAsia="Times New Roman" w:hAnsiTheme="majorBidi" w:cstheme="majorBidi"/>
          <w:color w:val="000000" w:themeColor="text1"/>
          <w:sz w:val="20"/>
          <w:szCs w:val="20"/>
          <w:lang w:val="en-GB"/>
        </w:rPr>
        <w:t xml:space="preserve">In this regard, a thorough mapping of a country’s AI needs and capacities vis-a-vis its development priorities will be essential to ensure </w:t>
      </w:r>
      <w:r w:rsidR="14712A80" w:rsidRPr="616D14CA">
        <w:rPr>
          <w:rFonts w:asciiTheme="majorBidi" w:eastAsia="Times New Roman" w:hAnsiTheme="majorBidi" w:cstheme="majorBidi"/>
          <w:color w:val="000000" w:themeColor="text1"/>
          <w:sz w:val="20"/>
          <w:szCs w:val="20"/>
          <w:lang w:val="en-GB"/>
        </w:rPr>
        <w:t xml:space="preserve">that all countries regardless of their development trajectory can </w:t>
      </w:r>
      <w:r w:rsidR="30E414E4" w:rsidRPr="616D14CA">
        <w:rPr>
          <w:rFonts w:asciiTheme="majorBidi" w:eastAsia="Times New Roman" w:hAnsiTheme="majorBidi" w:cstheme="majorBidi"/>
          <w:color w:val="000000" w:themeColor="text1"/>
          <w:sz w:val="20"/>
          <w:szCs w:val="20"/>
          <w:lang w:val="en-GB"/>
        </w:rPr>
        <w:t>benefit from AI to address their unique challenges.</w:t>
      </w:r>
      <w:r w:rsidR="14712A80" w:rsidRPr="616D14CA">
        <w:rPr>
          <w:rFonts w:asciiTheme="majorBidi" w:eastAsia="Times New Roman" w:hAnsiTheme="majorBidi" w:cstheme="majorBidi"/>
          <w:color w:val="000000" w:themeColor="text1"/>
          <w:sz w:val="20"/>
          <w:szCs w:val="20"/>
          <w:lang w:val="en-GB"/>
        </w:rPr>
        <w:t xml:space="preserve"> </w:t>
      </w:r>
      <w:r w:rsidR="00CD2564" w:rsidRPr="00AE0365">
        <w:rPr>
          <w:rFonts w:asciiTheme="majorBidi" w:eastAsia="Times New Roman" w:hAnsiTheme="majorBidi" w:cstheme="majorBidi"/>
          <w:color w:val="000000" w:themeColor="text1"/>
          <w:sz w:val="20"/>
          <w:szCs w:val="20"/>
          <w:lang w:val="en-GB"/>
        </w:rPr>
        <w:t xml:space="preserve">Such a fund should </w:t>
      </w:r>
      <w:r w:rsidR="008D5A8B" w:rsidRPr="00AE0365">
        <w:rPr>
          <w:rFonts w:asciiTheme="majorBidi" w:eastAsia="Times New Roman" w:hAnsiTheme="majorBidi" w:cstheme="majorBidi"/>
          <w:color w:val="000000" w:themeColor="text1"/>
          <w:sz w:val="20"/>
          <w:szCs w:val="20"/>
          <w:lang w:val="en-GB"/>
        </w:rPr>
        <w:t xml:space="preserve">complement existing United Nations </w:t>
      </w:r>
      <w:r w:rsidR="00D22B7C" w:rsidRPr="00AE0365">
        <w:rPr>
          <w:rFonts w:asciiTheme="majorBidi" w:eastAsia="Times New Roman" w:hAnsiTheme="majorBidi" w:cstheme="majorBidi"/>
          <w:color w:val="000000" w:themeColor="text1"/>
          <w:sz w:val="20"/>
          <w:szCs w:val="20"/>
          <w:lang w:val="en-GB"/>
        </w:rPr>
        <w:t xml:space="preserve">and in-kind contribution </w:t>
      </w:r>
      <w:r w:rsidR="008D5A8B" w:rsidRPr="00AE0365">
        <w:rPr>
          <w:rFonts w:asciiTheme="majorBidi" w:eastAsia="Times New Roman" w:hAnsiTheme="majorBidi" w:cstheme="majorBidi"/>
          <w:color w:val="000000" w:themeColor="text1"/>
          <w:sz w:val="20"/>
          <w:szCs w:val="20"/>
          <w:lang w:val="en-GB"/>
        </w:rPr>
        <w:t>mechanisms</w:t>
      </w:r>
      <w:r w:rsidR="00565116" w:rsidRPr="00AE0365">
        <w:rPr>
          <w:rFonts w:asciiTheme="majorBidi" w:eastAsia="Times New Roman" w:hAnsiTheme="majorBidi" w:cstheme="majorBidi"/>
          <w:color w:val="000000" w:themeColor="text1"/>
          <w:sz w:val="20"/>
          <w:szCs w:val="20"/>
          <w:lang w:val="en-GB"/>
        </w:rPr>
        <w:t xml:space="preserve"> and international partnerships</w:t>
      </w:r>
      <w:r w:rsidR="00D5747D" w:rsidRPr="00AE0365">
        <w:rPr>
          <w:rFonts w:asciiTheme="majorBidi" w:eastAsia="Times New Roman" w:hAnsiTheme="majorBidi" w:cstheme="majorBidi"/>
          <w:color w:val="000000" w:themeColor="text1"/>
          <w:sz w:val="20"/>
          <w:szCs w:val="20"/>
          <w:lang w:val="en-GB"/>
        </w:rPr>
        <w:t xml:space="preserve">, </w:t>
      </w:r>
      <w:r w:rsidR="00382620" w:rsidRPr="00382620">
        <w:rPr>
          <w:rFonts w:asciiTheme="majorBidi" w:eastAsia="Times New Roman" w:hAnsiTheme="majorBidi" w:cstheme="majorBidi"/>
          <w:color w:val="000000" w:themeColor="text1"/>
          <w:sz w:val="20"/>
          <w:szCs w:val="20"/>
          <w:lang w:val="en-GB"/>
        </w:rPr>
        <w:t>mobilizing additional resources and scaling up existing efforts while</w:t>
      </w:r>
      <w:r w:rsidR="00BE6D04">
        <w:rPr>
          <w:rFonts w:asciiTheme="majorBidi" w:eastAsia="Times New Roman" w:hAnsiTheme="majorBidi" w:cstheme="majorBidi"/>
          <w:color w:val="000000" w:themeColor="text1"/>
          <w:sz w:val="20"/>
          <w:szCs w:val="20"/>
          <w:lang w:val="en-GB"/>
        </w:rPr>
        <w:t xml:space="preserve"> </w:t>
      </w:r>
      <w:r w:rsidR="00F16DE4" w:rsidRPr="00AE0365">
        <w:rPr>
          <w:rFonts w:asciiTheme="majorBidi" w:eastAsia="Times New Roman" w:hAnsiTheme="majorBidi" w:cstheme="majorBidi"/>
          <w:color w:val="000000" w:themeColor="text1"/>
          <w:sz w:val="20"/>
          <w:szCs w:val="20"/>
          <w:lang w:val="en-GB"/>
        </w:rPr>
        <w:t>advancing</w:t>
      </w:r>
      <w:r w:rsidR="008D5A8B" w:rsidRPr="00AE0365">
        <w:rPr>
          <w:rFonts w:asciiTheme="majorBidi" w:eastAsia="Times New Roman" w:hAnsiTheme="majorBidi" w:cstheme="majorBidi"/>
          <w:color w:val="000000" w:themeColor="text1"/>
          <w:sz w:val="20"/>
          <w:szCs w:val="20"/>
          <w:lang w:val="en-GB"/>
        </w:rPr>
        <w:t xml:space="preserve"> nationally owned strategi</w:t>
      </w:r>
      <w:r w:rsidR="00AB7E7D" w:rsidRPr="00AE0365">
        <w:rPr>
          <w:rFonts w:asciiTheme="majorBidi" w:eastAsia="Times New Roman" w:hAnsiTheme="majorBidi" w:cstheme="majorBidi"/>
          <w:color w:val="000000" w:themeColor="text1"/>
          <w:sz w:val="20"/>
          <w:szCs w:val="20"/>
          <w:lang w:val="en-GB"/>
        </w:rPr>
        <w:t>es and measurable development outcom</w:t>
      </w:r>
      <w:r w:rsidR="008D5A8B" w:rsidRPr="00AE0365">
        <w:rPr>
          <w:rFonts w:asciiTheme="majorBidi" w:eastAsia="Times New Roman" w:hAnsiTheme="majorBidi" w:cstheme="majorBidi"/>
          <w:color w:val="000000" w:themeColor="text1"/>
          <w:sz w:val="20"/>
          <w:szCs w:val="20"/>
          <w:lang w:val="en-GB"/>
        </w:rPr>
        <w:t>e</w:t>
      </w:r>
      <w:r w:rsidR="00AB7E7D" w:rsidRPr="00AE0365">
        <w:rPr>
          <w:rFonts w:asciiTheme="majorBidi" w:eastAsia="Times New Roman" w:hAnsiTheme="majorBidi" w:cstheme="majorBidi"/>
          <w:color w:val="000000" w:themeColor="text1"/>
          <w:sz w:val="20"/>
          <w:szCs w:val="20"/>
          <w:lang w:val="en-GB"/>
        </w:rPr>
        <w:t>s</w:t>
      </w:r>
      <w:commentRangeStart w:id="42"/>
      <w:ins w:id="43" w:author="Quintin Chou-Lambert" w:date="2026-08-12T12:57:00Z" w16du:dateUtc="2026-08-12T16:57:00Z">
        <w:r w:rsidR="004977F0">
          <w:rPr>
            <w:rFonts w:asciiTheme="majorBidi" w:eastAsia="Times New Roman" w:hAnsiTheme="majorBidi" w:cstheme="majorBidi"/>
            <w:color w:val="000000" w:themeColor="text1"/>
            <w:sz w:val="20"/>
            <w:szCs w:val="20"/>
            <w:lang w:val="en-GB"/>
          </w:rPr>
          <w:t>. It</w:t>
        </w:r>
      </w:ins>
      <w:r w:rsidR="00D5747D" w:rsidRPr="00AE0365">
        <w:rPr>
          <w:rFonts w:asciiTheme="majorBidi" w:eastAsia="Times New Roman" w:hAnsiTheme="majorBidi" w:cstheme="majorBidi"/>
          <w:color w:val="000000" w:themeColor="text1"/>
          <w:sz w:val="20"/>
          <w:szCs w:val="20"/>
          <w:lang w:val="en-GB"/>
        </w:rPr>
        <w:t xml:space="preserve"> could be within or outside the UN system</w:t>
      </w:r>
      <w:r w:rsidR="00CD2564" w:rsidRPr="00AE0365">
        <w:rPr>
          <w:rFonts w:asciiTheme="majorBidi" w:eastAsia="Times New Roman" w:hAnsiTheme="majorBidi" w:cstheme="majorBidi"/>
          <w:color w:val="000000" w:themeColor="text1"/>
          <w:sz w:val="20"/>
          <w:szCs w:val="20"/>
          <w:lang w:val="en-GB"/>
        </w:rPr>
        <w:t>.</w:t>
      </w:r>
      <w:commentRangeEnd w:id="42"/>
      <w:r w:rsidR="00A732D5" w:rsidRPr="00AE0365">
        <w:rPr>
          <w:rStyle w:val="CommentReference"/>
          <w:rFonts w:asciiTheme="majorBidi" w:eastAsia="Times New Roman" w:hAnsiTheme="majorBidi" w:cstheme="majorBidi"/>
          <w:color w:val="000000" w:themeColor="text1"/>
          <w:sz w:val="20"/>
          <w:szCs w:val="20"/>
          <w:lang w:val="en-GB"/>
        </w:rPr>
        <w:commentReference w:id="42"/>
      </w:r>
      <w:r w:rsidR="00CD2564" w:rsidRPr="00AE0365">
        <w:rPr>
          <w:rFonts w:asciiTheme="majorBidi" w:eastAsia="Times New Roman" w:hAnsiTheme="majorBidi" w:cstheme="majorBidi"/>
          <w:color w:val="000000" w:themeColor="text1"/>
          <w:sz w:val="20"/>
          <w:szCs w:val="20"/>
          <w:lang w:val="en-GB"/>
        </w:rPr>
        <w:t xml:space="preserve"> </w:t>
      </w:r>
      <w:r w:rsidR="00CE1E8C" w:rsidRPr="00AE0365">
        <w:rPr>
          <w:rFonts w:asciiTheme="majorBidi" w:eastAsia="Times New Roman" w:hAnsiTheme="majorBidi" w:cstheme="majorBidi"/>
          <w:color w:val="000000" w:themeColor="text1"/>
          <w:sz w:val="20"/>
          <w:szCs w:val="20"/>
          <w:lang w:val="en-GB"/>
        </w:rPr>
        <w:t>Po</w:t>
      </w:r>
      <w:commentRangeStart w:id="44"/>
      <w:commentRangeStart w:id="45"/>
      <w:commentRangeStart w:id="46"/>
      <w:r w:rsidR="00CE1E8C" w:rsidRPr="00AE0365">
        <w:rPr>
          <w:rFonts w:asciiTheme="majorBidi" w:eastAsia="Times New Roman" w:hAnsiTheme="majorBidi" w:cstheme="majorBidi"/>
          <w:color w:val="000000" w:themeColor="text1"/>
          <w:sz w:val="20"/>
          <w:szCs w:val="20"/>
          <w:lang w:val="en-GB"/>
        </w:rPr>
        <w:t xml:space="preserve">tential models for such a Fund could include, among others, the </w:t>
      </w:r>
      <w:r w:rsidR="00253490" w:rsidRPr="00AE0365">
        <w:rPr>
          <w:rFonts w:asciiTheme="majorBidi" w:eastAsia="Times New Roman" w:hAnsiTheme="majorBidi" w:cstheme="majorBidi"/>
          <w:color w:val="000000" w:themeColor="text1"/>
          <w:sz w:val="20"/>
          <w:szCs w:val="20"/>
          <w:lang w:val="en-GB"/>
        </w:rPr>
        <w:t xml:space="preserve">independent </w:t>
      </w:r>
      <w:r w:rsidR="00CE1E8C" w:rsidRPr="00AE0365">
        <w:rPr>
          <w:rFonts w:asciiTheme="majorBidi" w:eastAsia="Times New Roman" w:hAnsiTheme="majorBidi" w:cstheme="majorBidi"/>
          <w:color w:val="000000" w:themeColor="text1"/>
          <w:sz w:val="20"/>
          <w:szCs w:val="20"/>
          <w:lang w:val="en-GB"/>
        </w:rPr>
        <w:t xml:space="preserve">Global Fund </w:t>
      </w:r>
      <w:r w:rsidR="00EA0076" w:rsidRPr="00AE0365">
        <w:rPr>
          <w:rFonts w:asciiTheme="majorBidi" w:eastAsia="Times New Roman" w:hAnsiTheme="majorBidi" w:cstheme="majorBidi"/>
          <w:color w:val="000000" w:themeColor="text1"/>
          <w:sz w:val="20"/>
          <w:szCs w:val="20"/>
          <w:lang w:val="en-GB"/>
        </w:rPr>
        <w:t>to Fight</w:t>
      </w:r>
      <w:r w:rsidR="00CE1E8C" w:rsidRPr="00AE0365">
        <w:rPr>
          <w:rFonts w:asciiTheme="majorBidi" w:eastAsia="Times New Roman" w:hAnsiTheme="majorBidi" w:cstheme="majorBidi"/>
          <w:color w:val="000000" w:themeColor="text1"/>
          <w:sz w:val="20"/>
          <w:szCs w:val="20"/>
          <w:lang w:val="en-GB"/>
        </w:rPr>
        <w:t xml:space="preserve"> Aids</w:t>
      </w:r>
      <w:r w:rsidR="00245EF1" w:rsidRPr="00AE0365">
        <w:rPr>
          <w:rFonts w:asciiTheme="majorBidi" w:eastAsia="Times New Roman" w:hAnsiTheme="majorBidi" w:cstheme="majorBidi"/>
          <w:color w:val="000000" w:themeColor="text1"/>
          <w:sz w:val="20"/>
          <w:szCs w:val="20"/>
          <w:lang w:val="en-GB"/>
        </w:rPr>
        <w:t>,</w:t>
      </w:r>
      <w:r w:rsidR="00CE1E8C" w:rsidRPr="00AE0365">
        <w:rPr>
          <w:rFonts w:asciiTheme="majorBidi" w:eastAsia="Times New Roman" w:hAnsiTheme="majorBidi" w:cstheme="majorBidi"/>
          <w:color w:val="000000" w:themeColor="text1"/>
          <w:sz w:val="20"/>
          <w:szCs w:val="20"/>
          <w:lang w:val="en-GB"/>
        </w:rPr>
        <w:t xml:space="preserve"> </w:t>
      </w:r>
      <w:r w:rsidR="00502E2B" w:rsidRPr="00AE0365">
        <w:rPr>
          <w:rFonts w:asciiTheme="majorBidi" w:eastAsia="Times New Roman" w:hAnsiTheme="majorBidi" w:cstheme="majorBidi"/>
          <w:color w:val="000000" w:themeColor="text1"/>
          <w:sz w:val="20"/>
          <w:szCs w:val="20"/>
          <w:lang w:val="en-GB"/>
        </w:rPr>
        <w:t>Tuberculosis</w:t>
      </w:r>
      <w:r w:rsidR="00CE1E8C" w:rsidRPr="00AE0365">
        <w:rPr>
          <w:rFonts w:asciiTheme="majorBidi" w:eastAsia="Times New Roman" w:hAnsiTheme="majorBidi" w:cstheme="majorBidi"/>
          <w:color w:val="000000" w:themeColor="text1"/>
          <w:sz w:val="20"/>
          <w:szCs w:val="20"/>
          <w:lang w:val="en-GB"/>
        </w:rPr>
        <w:t xml:space="preserve">, and Malaria, </w:t>
      </w:r>
      <w:commentRangeStart w:id="47"/>
      <w:del w:id="48" w:author="Quintin Chou-Lambert" w:date="2026-08-12T12:58:00Z" w16du:dateUtc="2026-08-12T16:58:00Z">
        <w:r w:rsidR="00502E2B" w:rsidRPr="00AE0365" w:rsidDel="00A8188F">
          <w:rPr>
            <w:rFonts w:asciiTheme="majorBidi" w:eastAsia="Times New Roman" w:hAnsiTheme="majorBidi" w:cstheme="majorBidi"/>
            <w:color w:val="000000" w:themeColor="text1"/>
            <w:sz w:val="20"/>
            <w:szCs w:val="20"/>
            <w:lang w:val="en-GB"/>
          </w:rPr>
          <w:delText>the Pandemic Fund</w:delText>
        </w:r>
        <w:commentRangeEnd w:id="47"/>
        <w:r w:rsidR="00733BED" w:rsidRPr="00AE0365" w:rsidDel="00A8188F">
          <w:rPr>
            <w:rStyle w:val="CommentReference"/>
            <w:rFonts w:asciiTheme="majorBidi" w:eastAsia="Times New Roman" w:hAnsiTheme="majorBidi" w:cstheme="majorBidi"/>
            <w:color w:val="000000" w:themeColor="text1"/>
            <w:sz w:val="20"/>
            <w:szCs w:val="20"/>
            <w:lang w:val="en-GB"/>
          </w:rPr>
          <w:commentReference w:id="47"/>
        </w:r>
        <w:r w:rsidR="00502E2B" w:rsidRPr="00AE0365" w:rsidDel="00A8188F">
          <w:rPr>
            <w:rFonts w:asciiTheme="majorBidi" w:eastAsia="Times New Roman" w:hAnsiTheme="majorBidi" w:cstheme="majorBidi"/>
            <w:color w:val="000000" w:themeColor="text1"/>
            <w:sz w:val="20"/>
            <w:szCs w:val="20"/>
            <w:lang w:val="en-GB"/>
          </w:rPr>
          <w:delText xml:space="preserve">, </w:delText>
        </w:r>
      </w:del>
      <w:r w:rsidR="00245EF1" w:rsidRPr="00AE0365">
        <w:rPr>
          <w:rFonts w:asciiTheme="majorBidi" w:eastAsia="Times New Roman" w:hAnsiTheme="majorBidi" w:cstheme="majorBidi"/>
          <w:color w:val="000000" w:themeColor="text1"/>
          <w:sz w:val="20"/>
          <w:szCs w:val="20"/>
          <w:lang w:val="en-GB"/>
        </w:rPr>
        <w:t>the Global Financing Facility</w:t>
      </w:r>
      <w:commentRangeEnd w:id="44"/>
      <w:r w:rsidRPr="00AE0365">
        <w:rPr>
          <w:rStyle w:val="CommentReference"/>
          <w:rFonts w:asciiTheme="majorBidi" w:eastAsia="Times New Roman" w:hAnsiTheme="majorBidi" w:cstheme="majorBidi"/>
          <w:color w:val="000000" w:themeColor="text1"/>
          <w:sz w:val="20"/>
          <w:szCs w:val="20"/>
          <w:lang w:val="en-GB"/>
        </w:rPr>
        <w:commentReference w:id="44"/>
      </w:r>
      <w:commentRangeEnd w:id="45"/>
      <w:r w:rsidR="00B7015B" w:rsidRPr="00AE0365">
        <w:rPr>
          <w:rStyle w:val="CommentReference"/>
          <w:rFonts w:asciiTheme="majorBidi" w:eastAsia="Times New Roman" w:hAnsiTheme="majorBidi" w:cstheme="majorBidi"/>
          <w:color w:val="000000" w:themeColor="text1"/>
          <w:sz w:val="20"/>
          <w:szCs w:val="20"/>
          <w:lang w:val="en-GB"/>
        </w:rPr>
        <w:commentReference w:id="45"/>
      </w:r>
      <w:commentRangeEnd w:id="46"/>
      <w:r w:rsidRPr="00AE0365">
        <w:rPr>
          <w:rStyle w:val="CommentReference"/>
          <w:rFonts w:asciiTheme="majorBidi" w:eastAsia="Times New Roman" w:hAnsiTheme="majorBidi" w:cstheme="majorBidi"/>
          <w:color w:val="000000" w:themeColor="text1"/>
          <w:sz w:val="20"/>
          <w:szCs w:val="20"/>
          <w:lang w:val="en-GB"/>
        </w:rPr>
        <w:commentReference w:id="46"/>
      </w:r>
      <w:r w:rsidR="00021BF6" w:rsidRPr="00AE0365">
        <w:rPr>
          <w:rFonts w:asciiTheme="majorBidi" w:eastAsia="Times New Roman" w:hAnsiTheme="majorBidi" w:cstheme="majorBidi"/>
          <w:color w:val="000000" w:themeColor="text1"/>
          <w:sz w:val="20"/>
          <w:szCs w:val="20"/>
          <w:lang w:val="en-GB"/>
        </w:rPr>
        <w:t xml:space="preserve">, and </w:t>
      </w:r>
      <w:r w:rsidR="00D77DAD" w:rsidRPr="00AE0365">
        <w:rPr>
          <w:rFonts w:asciiTheme="majorBidi" w:eastAsia="Times New Roman" w:hAnsiTheme="majorBidi" w:cstheme="majorBidi"/>
          <w:color w:val="000000" w:themeColor="text1"/>
          <w:sz w:val="20"/>
          <w:szCs w:val="20"/>
          <w:lang w:val="en-GB"/>
        </w:rPr>
        <w:t xml:space="preserve">some of </w:t>
      </w:r>
      <w:r w:rsidR="00021BF6" w:rsidRPr="00AE0365">
        <w:rPr>
          <w:rFonts w:asciiTheme="majorBidi" w:eastAsia="Times New Roman" w:hAnsiTheme="majorBidi" w:cstheme="majorBidi"/>
          <w:color w:val="000000" w:themeColor="text1"/>
          <w:sz w:val="20"/>
          <w:szCs w:val="20"/>
          <w:lang w:val="en-GB"/>
        </w:rPr>
        <w:t>those analysed in A/79/966</w:t>
      </w:r>
      <w:r w:rsidR="00245EF1" w:rsidRPr="00AE0365">
        <w:rPr>
          <w:rFonts w:asciiTheme="majorBidi" w:eastAsia="Times New Roman" w:hAnsiTheme="majorBidi" w:cstheme="majorBidi"/>
          <w:color w:val="000000" w:themeColor="text1"/>
          <w:sz w:val="20"/>
          <w:szCs w:val="20"/>
          <w:lang w:val="en-GB"/>
        </w:rPr>
        <w:t>.</w:t>
      </w:r>
      <w:r w:rsidR="008F5D3A" w:rsidRPr="00AE0365">
        <w:rPr>
          <w:rStyle w:val="FootnoteReference"/>
          <w:rFonts w:asciiTheme="majorBidi" w:eastAsia="Times New Roman" w:hAnsiTheme="majorBidi" w:cstheme="majorBidi"/>
          <w:color w:val="000000" w:themeColor="text1"/>
          <w:sz w:val="20"/>
          <w:szCs w:val="20"/>
          <w:lang w:val="en-GB"/>
        </w:rPr>
        <w:footnoteReference w:id="12"/>
      </w:r>
    </w:p>
    <w:p w14:paraId="302D581B" w14:textId="4E76CD4D" w:rsidR="006E4946" w:rsidRPr="00AE0365" w:rsidRDefault="00970D28" w:rsidP="006E4946">
      <w:pPr>
        <w:pStyle w:val="Heading1"/>
        <w:keepNext w:val="0"/>
        <w:keepLines w:val="0"/>
        <w:tabs>
          <w:tab w:val="center" w:pos="1060"/>
          <w:tab w:val="right" w:pos="9898"/>
        </w:tabs>
        <w:spacing w:before="0" w:after="0" w:line="276" w:lineRule="auto"/>
        <w:ind w:right="1325"/>
        <w:jc w:val="both"/>
        <w:rPr>
          <w:rFonts w:asciiTheme="majorBidi" w:eastAsia="Times New Roman" w:hAnsiTheme="majorBidi"/>
          <w:b/>
          <w:bCs/>
          <w:color w:val="000000" w:themeColor="text1"/>
          <w:sz w:val="28"/>
          <w:szCs w:val="28"/>
          <w:lang w:val="en-GB"/>
        </w:rPr>
      </w:pPr>
      <w:r w:rsidRPr="00AE0365">
        <w:rPr>
          <w:rFonts w:asciiTheme="majorBidi" w:eastAsia="Times New Roman" w:hAnsiTheme="majorBidi"/>
          <w:b/>
          <w:bCs/>
          <w:color w:val="000000" w:themeColor="text1"/>
          <w:sz w:val="28"/>
          <w:szCs w:val="28"/>
          <w:lang w:val="en-GB"/>
        </w:rPr>
        <w:t>III</w:t>
      </w:r>
      <w:r w:rsidR="6DBE0D27" w:rsidRPr="00AE0365">
        <w:rPr>
          <w:rFonts w:asciiTheme="majorBidi" w:eastAsia="Times New Roman" w:hAnsiTheme="majorBidi"/>
          <w:b/>
          <w:bCs/>
          <w:color w:val="000000" w:themeColor="text1"/>
          <w:sz w:val="28"/>
          <w:szCs w:val="28"/>
          <w:lang w:val="en-GB"/>
        </w:rPr>
        <w:t xml:space="preserve">. </w:t>
      </w:r>
      <w:bookmarkEnd w:id="40"/>
      <w:r w:rsidRPr="00AE0365">
        <w:rPr>
          <w:rFonts w:asciiTheme="majorBidi" w:eastAsia="Times New Roman" w:hAnsiTheme="majorBidi"/>
          <w:b/>
          <w:bCs/>
          <w:color w:val="000000" w:themeColor="text1"/>
          <w:sz w:val="28"/>
          <w:szCs w:val="28"/>
          <w:lang w:val="en-GB"/>
        </w:rPr>
        <w:t>Recommendations</w:t>
      </w:r>
      <w:bookmarkEnd w:id="41"/>
    </w:p>
    <w:p w14:paraId="3B13C531" w14:textId="4B485D73" w:rsidR="00D21A55" w:rsidRPr="00AE0365" w:rsidRDefault="00D21A55" w:rsidP="00D21A55">
      <w:pPr>
        <w:pStyle w:val="ListParagraph"/>
        <w:tabs>
          <w:tab w:val="center" w:pos="1748"/>
        </w:tabs>
        <w:spacing w:afterLines="120" w:after="288" w:line="276" w:lineRule="auto"/>
        <w:ind w:left="493" w:right="1325"/>
        <w:jc w:val="both"/>
        <w:rPr>
          <w:rFonts w:asciiTheme="majorBidi" w:eastAsia="Times New Roman" w:hAnsiTheme="majorBidi" w:cstheme="majorBidi"/>
          <w:color w:val="000000" w:themeColor="text1"/>
          <w:sz w:val="20"/>
          <w:szCs w:val="20"/>
          <w:lang w:val="en-GB"/>
        </w:rPr>
      </w:pPr>
    </w:p>
    <w:p w14:paraId="5972FA82" w14:textId="7043EF79" w:rsidR="008D3136" w:rsidRPr="00AE0365" w:rsidRDefault="00A249D1" w:rsidP="00EC2FF5">
      <w:pPr>
        <w:pStyle w:val="ListParagraph"/>
        <w:numPr>
          <w:ilvl w:val="0"/>
          <w:numId w:val="12"/>
        </w:numPr>
        <w:tabs>
          <w:tab w:val="center" w:pos="1748"/>
        </w:tabs>
        <w:spacing w:afterLines="120" w:after="288" w:line="276" w:lineRule="auto"/>
        <w:ind w:right="1325"/>
        <w:jc w:val="both"/>
        <w:rPr>
          <w:rFonts w:asciiTheme="majorBidi" w:eastAsia="Times New Roman" w:hAnsiTheme="majorBidi" w:cstheme="majorBidi"/>
          <w:b/>
          <w:bCs/>
          <w:color w:val="000000" w:themeColor="text1"/>
          <w:sz w:val="20"/>
          <w:szCs w:val="20"/>
          <w:lang w:val="en-GB"/>
        </w:rPr>
      </w:pPr>
      <w:r w:rsidRPr="00AE0365">
        <w:rPr>
          <w:rFonts w:asciiTheme="majorBidi" w:eastAsia="Times New Roman" w:hAnsiTheme="majorBidi" w:cstheme="majorBidi"/>
          <w:b/>
          <w:bCs/>
          <w:color w:val="000000" w:themeColor="text1"/>
          <w:sz w:val="20"/>
          <w:szCs w:val="20"/>
          <w:lang w:val="en-GB"/>
        </w:rPr>
        <w:t xml:space="preserve">The </w:t>
      </w:r>
      <w:ins w:id="49" w:author="Quintin Chou-Lambert" w:date="2026-08-12T12:59:00Z" w16du:dateUtc="2026-08-12T16:59:00Z">
        <w:r w:rsidR="006D6DDD">
          <w:rPr>
            <w:rFonts w:asciiTheme="majorBidi" w:eastAsia="Times New Roman" w:hAnsiTheme="majorBidi" w:cstheme="majorBidi"/>
            <w:b/>
            <w:bCs/>
            <w:color w:val="000000" w:themeColor="text1"/>
            <w:sz w:val="20"/>
            <w:szCs w:val="20"/>
            <w:lang w:val="en-GB"/>
          </w:rPr>
          <w:t xml:space="preserve">Secretary-General </w:t>
        </w:r>
      </w:ins>
      <w:ins w:id="50" w:author="Quintin Chou-Lambert" w:date="2026-08-12T12:58:00Z" w16du:dateUtc="2026-08-12T16:58:00Z">
        <w:r w:rsidR="00A8188F">
          <w:rPr>
            <w:rFonts w:asciiTheme="majorBidi" w:eastAsia="Times New Roman" w:hAnsiTheme="majorBidi" w:cstheme="majorBidi"/>
            <w:b/>
            <w:bCs/>
            <w:color w:val="000000" w:themeColor="text1"/>
            <w:sz w:val="20"/>
            <w:szCs w:val="20"/>
            <w:lang w:val="en-GB"/>
          </w:rPr>
          <w:t>recommend</w:t>
        </w:r>
      </w:ins>
      <w:ins w:id="51" w:author="Quintin Chou-Lambert" w:date="2026-08-12T12:59:00Z" w16du:dateUtc="2026-08-12T16:59:00Z">
        <w:r w:rsidR="006D6DDD">
          <w:rPr>
            <w:rFonts w:asciiTheme="majorBidi" w:eastAsia="Times New Roman" w:hAnsiTheme="majorBidi" w:cstheme="majorBidi"/>
            <w:b/>
            <w:bCs/>
            <w:color w:val="000000" w:themeColor="text1"/>
            <w:sz w:val="20"/>
            <w:szCs w:val="20"/>
            <w:lang w:val="en-GB"/>
          </w:rPr>
          <w:t xml:space="preserve">s </w:t>
        </w:r>
      </w:ins>
      <w:ins w:id="52" w:author="Quintin Chou-Lambert" w:date="2026-08-12T12:58:00Z" w16du:dateUtc="2026-08-12T16:58:00Z">
        <w:r w:rsidR="00A8188F">
          <w:rPr>
            <w:rFonts w:asciiTheme="majorBidi" w:eastAsia="Times New Roman" w:hAnsiTheme="majorBidi" w:cstheme="majorBidi"/>
            <w:b/>
            <w:bCs/>
            <w:color w:val="000000" w:themeColor="text1"/>
            <w:sz w:val="20"/>
            <w:szCs w:val="20"/>
            <w:lang w:val="en-GB"/>
          </w:rPr>
          <w:t>that the</w:t>
        </w:r>
        <w:r w:rsidR="00A8188F" w:rsidRPr="00AE0365">
          <w:rPr>
            <w:rFonts w:asciiTheme="majorBidi" w:eastAsia="Times New Roman" w:hAnsiTheme="majorBidi" w:cstheme="majorBidi"/>
            <w:b/>
            <w:bCs/>
            <w:color w:val="000000" w:themeColor="text1"/>
            <w:sz w:val="20"/>
            <w:szCs w:val="20"/>
            <w:lang w:val="en-GB"/>
          </w:rPr>
          <w:t xml:space="preserve"> </w:t>
        </w:r>
      </w:ins>
      <w:r w:rsidRPr="00AE0365">
        <w:rPr>
          <w:rFonts w:asciiTheme="majorBidi" w:eastAsia="Times New Roman" w:hAnsiTheme="majorBidi" w:cstheme="majorBidi"/>
          <w:b/>
          <w:bCs/>
          <w:color w:val="000000" w:themeColor="text1"/>
          <w:sz w:val="20"/>
          <w:szCs w:val="20"/>
          <w:lang w:val="en-GB"/>
        </w:rPr>
        <w:t xml:space="preserve">General Assembly </w:t>
      </w:r>
      <w:del w:id="53" w:author="Quintin Chou-Lambert" w:date="2026-08-12T12:58:00Z" w16du:dateUtc="2026-08-12T16:58:00Z">
        <w:r w:rsidRPr="00AE0365" w:rsidDel="00A8188F">
          <w:rPr>
            <w:rFonts w:asciiTheme="majorBidi" w:eastAsia="Times New Roman" w:hAnsiTheme="majorBidi" w:cstheme="majorBidi"/>
            <w:b/>
            <w:bCs/>
            <w:color w:val="000000" w:themeColor="text1"/>
            <w:sz w:val="20"/>
            <w:szCs w:val="20"/>
            <w:lang w:val="en-GB"/>
          </w:rPr>
          <w:delText>is recommended to</w:delText>
        </w:r>
      </w:del>
      <w:r w:rsidRPr="00AE0365">
        <w:rPr>
          <w:rFonts w:asciiTheme="majorBidi" w:eastAsia="Times New Roman" w:hAnsiTheme="majorBidi" w:cstheme="majorBidi"/>
          <w:b/>
          <w:bCs/>
          <w:color w:val="000000" w:themeColor="text1"/>
          <w:sz w:val="20"/>
          <w:szCs w:val="20"/>
          <w:lang w:val="en-GB"/>
        </w:rPr>
        <w:t xml:space="preserve"> endorse the need for and take steps to advance the establishment of a Global Fund for AI Capacity Development, including elaborating its strategic objectives, governance, and administration at the eighty-first session of the General Assembly, informed by the recommendations of the High-level Advisory Body on Artificial Intelligence, A/79/966 and a </w:t>
      </w:r>
      <w:r w:rsidR="00C807BC" w:rsidRPr="00AE0365">
        <w:rPr>
          <w:rFonts w:asciiTheme="majorBidi" w:eastAsia="Times New Roman" w:hAnsiTheme="majorBidi" w:cstheme="majorBidi"/>
          <w:b/>
          <w:bCs/>
          <w:color w:val="000000" w:themeColor="text1"/>
          <w:sz w:val="20"/>
          <w:szCs w:val="20"/>
          <w:lang w:val="en-GB"/>
        </w:rPr>
        <w:t xml:space="preserve">forthcoming </w:t>
      </w:r>
      <w:r w:rsidRPr="00AE0365">
        <w:rPr>
          <w:rFonts w:asciiTheme="majorBidi" w:eastAsia="Times New Roman" w:hAnsiTheme="majorBidi" w:cstheme="majorBidi"/>
          <w:b/>
          <w:bCs/>
          <w:color w:val="000000" w:themeColor="text1"/>
          <w:sz w:val="20"/>
          <w:szCs w:val="20"/>
          <w:lang w:val="en-GB"/>
        </w:rPr>
        <w:t xml:space="preserve">discussion paper on the governance and operating model of such a fund, based inter alia on consultations with potential donors, stakeholders and the UN system convened by the Secretary-General. </w:t>
      </w:r>
    </w:p>
    <w:p w14:paraId="694F85CC" w14:textId="77777777" w:rsidR="008D3136" w:rsidRPr="00AE0365" w:rsidRDefault="008D3136" w:rsidP="008D3136">
      <w:pPr>
        <w:pStyle w:val="ListParagraph"/>
        <w:tabs>
          <w:tab w:val="center" w:pos="1748"/>
        </w:tabs>
        <w:spacing w:afterLines="120" w:after="288" w:line="276" w:lineRule="auto"/>
        <w:ind w:right="1325"/>
        <w:jc w:val="both"/>
        <w:rPr>
          <w:rFonts w:asciiTheme="majorBidi" w:eastAsia="Times New Roman" w:hAnsiTheme="majorBidi" w:cstheme="majorBidi"/>
          <w:b/>
          <w:bCs/>
          <w:color w:val="000000" w:themeColor="text1"/>
          <w:sz w:val="20"/>
          <w:szCs w:val="20"/>
          <w:lang w:val="en-GB"/>
        </w:rPr>
      </w:pPr>
    </w:p>
    <w:p w14:paraId="61C864A1" w14:textId="77777777" w:rsidR="00C1051E" w:rsidRDefault="77BEEB98" w:rsidP="00C1051E">
      <w:pPr>
        <w:pStyle w:val="ListParagraph"/>
        <w:numPr>
          <w:ilvl w:val="0"/>
          <w:numId w:val="12"/>
        </w:numPr>
        <w:tabs>
          <w:tab w:val="center" w:pos="1748"/>
        </w:tabs>
        <w:spacing w:afterLines="120" w:after="288" w:line="276" w:lineRule="auto"/>
        <w:ind w:right="1325"/>
        <w:jc w:val="both"/>
        <w:rPr>
          <w:rFonts w:asciiTheme="majorBidi" w:eastAsia="Times New Roman" w:hAnsiTheme="majorBidi" w:cstheme="majorBidi"/>
          <w:b/>
          <w:bCs/>
          <w:color w:val="000000" w:themeColor="text1"/>
          <w:sz w:val="20"/>
          <w:szCs w:val="20"/>
        </w:rPr>
      </w:pPr>
      <w:r w:rsidRPr="4FAD546A">
        <w:rPr>
          <w:rFonts w:asciiTheme="majorBidi" w:eastAsia="Times New Roman" w:hAnsiTheme="majorBidi" w:cstheme="majorBidi"/>
          <w:b/>
          <w:bCs/>
          <w:color w:val="000000" w:themeColor="text1"/>
          <w:sz w:val="20"/>
          <w:szCs w:val="20"/>
        </w:rPr>
        <w:t xml:space="preserve">The General Assembly </w:t>
      </w:r>
      <w:r w:rsidR="006B235C">
        <w:rPr>
          <w:rFonts w:asciiTheme="majorBidi" w:eastAsia="Times New Roman" w:hAnsiTheme="majorBidi" w:cstheme="majorBidi"/>
          <w:b/>
          <w:bCs/>
          <w:color w:val="000000" w:themeColor="text1"/>
          <w:sz w:val="20"/>
          <w:szCs w:val="20"/>
        </w:rPr>
        <w:t>may wish</w:t>
      </w:r>
      <w:r w:rsidRPr="4FAD546A">
        <w:rPr>
          <w:rFonts w:asciiTheme="majorBidi" w:eastAsia="Times New Roman" w:hAnsiTheme="majorBidi" w:cstheme="majorBidi"/>
          <w:b/>
          <w:bCs/>
          <w:color w:val="000000" w:themeColor="text1"/>
          <w:sz w:val="20"/>
          <w:szCs w:val="20"/>
        </w:rPr>
        <w:t xml:space="preserve"> to request the Secretary-General to report </w:t>
      </w:r>
      <w:r w:rsidR="3096796B" w:rsidRPr="4FAD546A">
        <w:rPr>
          <w:rFonts w:asciiTheme="majorBidi" w:eastAsia="Times New Roman" w:hAnsiTheme="majorBidi" w:cstheme="majorBidi"/>
          <w:b/>
          <w:bCs/>
          <w:color w:val="000000" w:themeColor="text1"/>
          <w:sz w:val="20"/>
          <w:szCs w:val="20"/>
        </w:rPr>
        <w:t xml:space="preserve">regularly </w:t>
      </w:r>
      <w:r w:rsidRPr="4FAD546A">
        <w:rPr>
          <w:rFonts w:asciiTheme="majorBidi" w:eastAsia="Times New Roman" w:hAnsiTheme="majorBidi" w:cstheme="majorBidi"/>
          <w:b/>
          <w:bCs/>
          <w:color w:val="000000" w:themeColor="text1"/>
          <w:sz w:val="20"/>
          <w:szCs w:val="20"/>
        </w:rPr>
        <w:t xml:space="preserve">on the state of AI capacity across countries, </w:t>
      </w:r>
      <w:r w:rsidR="205BD9DD" w:rsidRPr="4FAD546A">
        <w:rPr>
          <w:rFonts w:asciiTheme="majorBidi" w:eastAsia="Times New Roman" w:hAnsiTheme="majorBidi" w:cstheme="majorBidi"/>
          <w:b/>
          <w:bCs/>
          <w:color w:val="000000" w:themeColor="text1"/>
          <w:sz w:val="20"/>
          <w:szCs w:val="20"/>
        </w:rPr>
        <w:t>supported by measurable indicators of progress</w:t>
      </w:r>
      <w:r w:rsidR="76EDBEF5" w:rsidRPr="4FAD546A">
        <w:rPr>
          <w:rFonts w:asciiTheme="majorBidi" w:eastAsia="Times New Roman" w:hAnsiTheme="majorBidi" w:cstheme="majorBidi"/>
          <w:b/>
          <w:bCs/>
          <w:color w:val="000000" w:themeColor="text1"/>
          <w:sz w:val="20"/>
          <w:szCs w:val="20"/>
        </w:rPr>
        <w:t xml:space="preserve"> including</w:t>
      </w:r>
      <w:r w:rsidR="205BD9DD" w:rsidRPr="4FAD546A">
        <w:rPr>
          <w:rFonts w:asciiTheme="majorBidi" w:eastAsia="Times New Roman" w:hAnsiTheme="majorBidi" w:cstheme="majorBidi"/>
          <w:b/>
          <w:bCs/>
          <w:color w:val="000000" w:themeColor="text1"/>
          <w:sz w:val="20"/>
          <w:szCs w:val="20"/>
        </w:rPr>
        <w:t xml:space="preserve"> against national AI strategies and drawing on existing methodologies within the United Nations system</w:t>
      </w:r>
      <w:r w:rsidRPr="4FAD546A">
        <w:rPr>
          <w:rFonts w:asciiTheme="majorBidi" w:eastAsia="Times New Roman" w:hAnsiTheme="majorBidi" w:cstheme="majorBidi"/>
          <w:b/>
          <w:bCs/>
          <w:color w:val="000000" w:themeColor="text1"/>
          <w:sz w:val="20"/>
          <w:szCs w:val="20"/>
        </w:rPr>
        <w:t xml:space="preserve">, </w:t>
      </w:r>
      <w:r w:rsidR="26059438" w:rsidRPr="4FAD546A">
        <w:rPr>
          <w:rFonts w:asciiTheme="majorBidi" w:eastAsia="Times New Roman" w:hAnsiTheme="majorBidi" w:cstheme="majorBidi"/>
          <w:b/>
          <w:bCs/>
          <w:color w:val="000000" w:themeColor="text1"/>
          <w:sz w:val="20"/>
          <w:szCs w:val="20"/>
        </w:rPr>
        <w:t xml:space="preserve">until </w:t>
      </w:r>
      <w:r w:rsidR="526B52BD" w:rsidRPr="4FAD546A">
        <w:rPr>
          <w:rFonts w:asciiTheme="majorBidi" w:eastAsia="Times New Roman" w:hAnsiTheme="majorBidi" w:cstheme="majorBidi"/>
          <w:b/>
          <w:bCs/>
          <w:color w:val="000000" w:themeColor="text1"/>
          <w:sz w:val="20"/>
          <w:szCs w:val="20"/>
        </w:rPr>
        <w:t xml:space="preserve">appropriate </w:t>
      </w:r>
      <w:r w:rsidRPr="4FAD546A">
        <w:rPr>
          <w:rFonts w:asciiTheme="majorBidi" w:eastAsia="Times New Roman" w:hAnsiTheme="majorBidi" w:cstheme="majorBidi"/>
          <w:b/>
          <w:bCs/>
          <w:color w:val="000000" w:themeColor="text1"/>
          <w:sz w:val="20"/>
          <w:szCs w:val="20"/>
        </w:rPr>
        <w:t xml:space="preserve">regular reporting </w:t>
      </w:r>
      <w:r w:rsidR="526B52BD" w:rsidRPr="4FAD546A">
        <w:rPr>
          <w:rFonts w:asciiTheme="majorBidi" w:eastAsia="Times New Roman" w:hAnsiTheme="majorBidi" w:cstheme="majorBidi"/>
          <w:b/>
          <w:bCs/>
          <w:color w:val="000000" w:themeColor="text1"/>
          <w:sz w:val="20"/>
          <w:szCs w:val="20"/>
        </w:rPr>
        <w:t>arrangements on AI capacity needs are agreed</w:t>
      </w:r>
      <w:r w:rsidRPr="4FAD546A">
        <w:rPr>
          <w:rFonts w:asciiTheme="majorBidi" w:eastAsia="Times New Roman" w:hAnsiTheme="majorBidi" w:cstheme="majorBidi"/>
          <w:b/>
          <w:bCs/>
          <w:color w:val="000000" w:themeColor="text1"/>
          <w:sz w:val="20"/>
          <w:szCs w:val="20"/>
        </w:rPr>
        <w:t xml:space="preserve">.  </w:t>
      </w:r>
    </w:p>
    <w:p w14:paraId="5FC94F4D" w14:textId="77777777" w:rsidR="00C1051E" w:rsidRPr="00C1051E" w:rsidRDefault="00C1051E" w:rsidP="00C1051E">
      <w:pPr>
        <w:pStyle w:val="ListParagraph"/>
        <w:rPr>
          <w:rFonts w:asciiTheme="majorBidi" w:eastAsia="Times New Roman" w:hAnsiTheme="majorBidi" w:cstheme="majorBidi"/>
          <w:b/>
          <w:bCs/>
          <w:color w:val="000000" w:themeColor="text1"/>
          <w:sz w:val="20"/>
          <w:szCs w:val="20"/>
          <w:lang w:val="en-GB"/>
        </w:rPr>
      </w:pPr>
    </w:p>
    <w:p w14:paraId="36CED74E" w14:textId="53D30735" w:rsidR="006608A2" w:rsidRPr="00C1051E" w:rsidRDefault="00A249D1" w:rsidP="00C1051E">
      <w:pPr>
        <w:pStyle w:val="ListParagraph"/>
        <w:numPr>
          <w:ilvl w:val="0"/>
          <w:numId w:val="12"/>
        </w:numPr>
        <w:tabs>
          <w:tab w:val="center" w:pos="1748"/>
        </w:tabs>
        <w:spacing w:afterLines="120" w:after="288" w:line="276" w:lineRule="auto"/>
        <w:ind w:right="1325"/>
        <w:jc w:val="both"/>
        <w:rPr>
          <w:rFonts w:asciiTheme="majorBidi" w:eastAsia="Times New Roman" w:hAnsiTheme="majorBidi" w:cstheme="majorBidi"/>
          <w:b/>
          <w:bCs/>
          <w:color w:val="000000" w:themeColor="text1"/>
          <w:sz w:val="20"/>
          <w:szCs w:val="20"/>
        </w:rPr>
      </w:pPr>
      <w:r w:rsidRPr="00C1051E">
        <w:rPr>
          <w:rFonts w:asciiTheme="majorBidi" w:eastAsia="Times New Roman" w:hAnsiTheme="majorBidi" w:cstheme="majorBidi"/>
          <w:b/>
          <w:bCs/>
          <w:color w:val="000000" w:themeColor="text1"/>
          <w:sz w:val="20"/>
          <w:szCs w:val="20"/>
          <w:lang w:val="en-GB"/>
        </w:rPr>
        <w:t xml:space="preserve">Member States are </w:t>
      </w:r>
      <w:r w:rsidR="00335E02" w:rsidRPr="00C1051E">
        <w:rPr>
          <w:rFonts w:asciiTheme="majorBidi" w:eastAsia="Times New Roman" w:hAnsiTheme="majorBidi" w:cstheme="majorBidi"/>
          <w:b/>
          <w:bCs/>
          <w:color w:val="000000" w:themeColor="text1"/>
          <w:sz w:val="20"/>
          <w:szCs w:val="20"/>
          <w:lang w:val="en-GB"/>
        </w:rPr>
        <w:t>encouraged</w:t>
      </w:r>
      <w:r w:rsidRPr="00C1051E">
        <w:rPr>
          <w:rFonts w:asciiTheme="majorBidi" w:eastAsia="Times New Roman" w:hAnsiTheme="majorBidi" w:cstheme="majorBidi"/>
          <w:b/>
          <w:bCs/>
          <w:color w:val="000000" w:themeColor="text1"/>
          <w:sz w:val="20"/>
          <w:szCs w:val="20"/>
          <w:lang w:val="en-GB"/>
        </w:rPr>
        <w:t xml:space="preserve"> to nominate additional centres </w:t>
      </w:r>
      <w:r w:rsidR="3FDA9548" w:rsidRPr="00C1051E">
        <w:rPr>
          <w:rFonts w:asciiTheme="majorBidi" w:eastAsia="Times New Roman" w:hAnsiTheme="majorBidi" w:cstheme="majorBidi"/>
          <w:b/>
          <w:bCs/>
          <w:color w:val="000000" w:themeColor="text1"/>
          <w:sz w:val="20"/>
          <w:szCs w:val="20"/>
          <w:lang w:val="en-GB"/>
        </w:rPr>
        <w:t>to</w:t>
      </w:r>
      <w:r w:rsidRPr="00C1051E">
        <w:rPr>
          <w:rFonts w:asciiTheme="majorBidi" w:eastAsia="Times New Roman" w:hAnsiTheme="majorBidi" w:cstheme="majorBidi"/>
          <w:b/>
          <w:bCs/>
          <w:color w:val="000000" w:themeColor="text1"/>
          <w:sz w:val="20"/>
          <w:szCs w:val="20"/>
          <w:lang w:val="en-GB"/>
        </w:rPr>
        <w:t xml:space="preserve"> </w:t>
      </w:r>
      <w:r w:rsidR="00B218C6" w:rsidRPr="00C1051E">
        <w:rPr>
          <w:rFonts w:asciiTheme="majorBidi" w:eastAsia="Times New Roman" w:hAnsiTheme="majorBidi" w:cstheme="majorBidi"/>
          <w:b/>
          <w:bCs/>
          <w:color w:val="000000" w:themeColor="text1"/>
          <w:sz w:val="20"/>
          <w:szCs w:val="20"/>
          <w:lang w:val="en-GB"/>
        </w:rPr>
        <w:t xml:space="preserve">join </w:t>
      </w:r>
      <w:r w:rsidRPr="00C1051E">
        <w:rPr>
          <w:rFonts w:asciiTheme="majorBidi" w:eastAsia="Times New Roman" w:hAnsiTheme="majorBidi" w:cstheme="majorBidi"/>
          <w:b/>
          <w:bCs/>
          <w:color w:val="000000" w:themeColor="text1"/>
          <w:sz w:val="20"/>
          <w:szCs w:val="20"/>
          <w:lang w:val="en-GB"/>
        </w:rPr>
        <w:t>the United Nations-supported Global Network for Exchange and Cooperation on AI Capacity Building</w:t>
      </w:r>
      <w:r w:rsidR="00DA7D4A" w:rsidRPr="00C1051E">
        <w:rPr>
          <w:rFonts w:asciiTheme="majorBidi" w:eastAsia="Times New Roman" w:hAnsiTheme="majorBidi" w:cstheme="majorBidi"/>
          <w:b/>
          <w:bCs/>
          <w:color w:val="000000" w:themeColor="text1"/>
          <w:sz w:val="20"/>
          <w:szCs w:val="20"/>
          <w:lang w:val="en-GB"/>
        </w:rPr>
        <w:t>.</w:t>
      </w:r>
    </w:p>
    <w:sectPr w:rsidR="006608A2" w:rsidRPr="00C1051E">
      <w:head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Quintin Chou-Lambert" w:date="2026-08-12T10:38:00Z" w:initials="QC">
    <w:p w14:paraId="4C6D2887" w14:textId="77777777" w:rsidR="0094473E" w:rsidRDefault="0094473E" w:rsidP="0094473E">
      <w:pPr>
        <w:pStyle w:val="CommentText"/>
      </w:pPr>
      <w:r>
        <w:rPr>
          <w:rStyle w:val="CommentReference"/>
        </w:rPr>
        <w:annotationRef/>
      </w:r>
      <w:r>
        <w:t>Considering the fund would aim to bolster capacity at the national level</w:t>
      </w:r>
    </w:p>
  </w:comment>
  <w:comment w:id="6" w:author="Karima El Korri" w:date="2026-08-11T14:56:00Z" w:initials="KEK">
    <w:p w14:paraId="34D32598" w14:textId="77777777" w:rsidR="00974B0C" w:rsidRDefault="00974B0C" w:rsidP="00974B0C">
      <w:pPr>
        <w:pStyle w:val="CommentText"/>
      </w:pPr>
      <w:r>
        <w:rPr>
          <w:rStyle w:val="CommentReference"/>
        </w:rPr>
        <w:annotationRef/>
      </w:r>
      <w:r>
        <w:t>International?</w:t>
      </w:r>
    </w:p>
  </w:comment>
  <w:comment w:id="7" w:author="Quintin Chou-Lambert" w:date="2026-08-12T10:40:00Z" w:initials="QC">
    <w:p w14:paraId="5FE89AFC" w14:textId="77777777" w:rsidR="001516E3" w:rsidRDefault="001516E3" w:rsidP="001516E3">
      <w:pPr>
        <w:pStyle w:val="CommentText"/>
      </w:pPr>
      <w:r>
        <w:rPr>
          <w:rStyle w:val="CommentReference"/>
        </w:rPr>
        <w:annotationRef/>
      </w:r>
      <w:r>
        <w:t>Redistribution across borders, could be “global”?</w:t>
      </w:r>
    </w:p>
  </w:comment>
  <w:comment w:id="12" w:author="Vincent Stueber" w:date="2026-08-11T17:48:00Z" w:initials="VS">
    <w:p w14:paraId="020EFD89" w14:textId="46DEF284" w:rsidR="006F6F96" w:rsidRDefault="006F6F96">
      <w:pPr>
        <w:pStyle w:val="CommentText"/>
      </w:pPr>
      <w:r>
        <w:rPr>
          <w:rStyle w:val="CommentReference"/>
        </w:rPr>
        <w:annotationRef/>
      </w:r>
      <w:r w:rsidRPr="5FDB9CBC">
        <w:t xml:space="preserve">It would be good to also highlight how there are not only unique challenges in creating an AI ecosystem, but also that the development-related challenges that AI may tackle may be different for developing and developed countries. </w:t>
      </w:r>
    </w:p>
    <w:p w14:paraId="5D9DD557" w14:textId="6E6408FD" w:rsidR="006F6F96" w:rsidRDefault="006F6F96">
      <w:pPr>
        <w:pStyle w:val="CommentText"/>
      </w:pPr>
    </w:p>
    <w:p w14:paraId="6CA2BEDF" w14:textId="079FD9B4" w:rsidR="006F6F96" w:rsidRDefault="006F6F96">
      <w:pPr>
        <w:pStyle w:val="CommentText"/>
      </w:pPr>
      <w:r w:rsidRPr="44B02C6E">
        <w:t xml:space="preserve">In this regard, it would also be important to mention that said fund would need to be based in a thorough analysis of the sust. dev related challenges in each country and how AI could best help address these. </w:t>
      </w:r>
    </w:p>
  </w:comment>
  <w:comment w:id="13" w:author="Quintin Chou-Lambert" w:date="2026-08-12T13:22:00Z" w:initials="QC">
    <w:p w14:paraId="36A93FD3" w14:textId="77777777" w:rsidR="00A34267" w:rsidRDefault="00A34267" w:rsidP="00A34267">
      <w:pPr>
        <w:pStyle w:val="CommentText"/>
      </w:pPr>
      <w:r>
        <w:rPr>
          <w:rStyle w:val="CommentReference"/>
        </w:rPr>
        <w:annotationRef/>
      </w:r>
      <w:r>
        <w:t>Alignment with national development priorities has been a key throughline, as per para 5 ”</w:t>
      </w:r>
      <w:r>
        <w:rPr>
          <w:color w:val="000000"/>
          <w:lang w:val="en-GB"/>
        </w:rPr>
        <w:t>Such a fund should...while advancing nationally owned strategies and measurable development outcomes”</w:t>
      </w:r>
    </w:p>
    <w:p w14:paraId="16024444" w14:textId="77777777" w:rsidR="00A34267" w:rsidRDefault="00A34267" w:rsidP="00A34267">
      <w:pPr>
        <w:pStyle w:val="CommentText"/>
      </w:pPr>
    </w:p>
    <w:p w14:paraId="1A0B2684" w14:textId="77777777" w:rsidR="00A34267" w:rsidRDefault="00A34267" w:rsidP="00A34267">
      <w:pPr>
        <w:pStyle w:val="CommentText"/>
      </w:pPr>
      <w:r>
        <w:t>The governance and operational modalities of the fund (including how it would relate to the analytical track of proposed SG reporting) could be left to the later forthcoming discussion paper.</w:t>
      </w:r>
    </w:p>
  </w:comment>
  <w:comment w:id="14" w:author="Vincent Stueber" w:date="2026-08-13T22:43:00Z" w:initials="VS">
    <w:p w14:paraId="4FB7B08E" w14:textId="5FEC175D" w:rsidR="00406E1D" w:rsidRDefault="00406E1D">
      <w:pPr>
        <w:pStyle w:val="CommentText"/>
      </w:pPr>
      <w:r>
        <w:rPr>
          <w:rStyle w:val="CommentReference"/>
        </w:rPr>
        <w:annotationRef/>
      </w:r>
      <w:r w:rsidRPr="573194F4">
        <w:t>Grateful if the second element of the needs assessment in each country could be added - thank you in advance!</w:t>
      </w:r>
    </w:p>
  </w:comment>
  <w:comment w:id="17" w:author="Karima El Korri" w:date="2026-08-11T15:27:00Z" w:initials="KEK">
    <w:p w14:paraId="18EAEB02" w14:textId="77777777" w:rsidR="00C019BA" w:rsidRDefault="00C019BA" w:rsidP="00C019BA">
      <w:pPr>
        <w:pStyle w:val="CommentText"/>
      </w:pPr>
      <w:r>
        <w:rPr>
          <w:rStyle w:val="CommentReference"/>
        </w:rPr>
        <w:annotationRef/>
      </w:r>
      <w:r>
        <w:t>In the lower tiers of AI maturity.</w:t>
      </w:r>
      <w:r>
        <w:br/>
        <w:t>Try to avoid Tier 0</w:t>
      </w:r>
    </w:p>
  </w:comment>
  <w:comment w:id="28" w:author="Rule of Law Unit" w:date="2026-08-10T09:36:00Z" w:initials="AUV">
    <w:p w14:paraId="0CC7AFAB" w14:textId="77777777" w:rsidR="008E6586" w:rsidRDefault="00E25AC9" w:rsidP="008E6586">
      <w:pPr>
        <w:pStyle w:val="CommentText"/>
      </w:pPr>
      <w:r>
        <w:rPr>
          <w:rStyle w:val="CommentReference"/>
        </w:rPr>
        <w:annotationRef/>
      </w:r>
      <w:r w:rsidR="008E6586">
        <w:t>Suggest using another word that is not a Security Council term of art. Suggest what exactly the UN has been doing (or delete this part)</w:t>
      </w:r>
    </w:p>
  </w:comment>
  <w:comment w:id="29" w:author="EOSG/PU (HG)" w:date="2026-08-10T15:13:00Z" w:initials="EOSG">
    <w:p w14:paraId="6D397FDE" w14:textId="77777777" w:rsidR="00AC61AB" w:rsidRDefault="00AC61AB" w:rsidP="00AC61AB">
      <w:pPr>
        <w:pStyle w:val="CommentText"/>
      </w:pPr>
      <w:r>
        <w:rPr>
          <w:rStyle w:val="CommentReference"/>
        </w:rPr>
        <w:annotationRef/>
      </w:r>
      <w:r>
        <w:t>Agreed, this verb should only be used in a narrow technical context for items on SC agenda</w:t>
      </w:r>
    </w:p>
  </w:comment>
  <w:comment w:id="30" w:author="Karima El Korri" w:date="2026-08-11T15:23:00Z" w:initials="KEK">
    <w:p w14:paraId="65187461" w14:textId="77777777" w:rsidR="00471A54" w:rsidRDefault="00471A54" w:rsidP="00471A54">
      <w:pPr>
        <w:pStyle w:val="CommentText"/>
      </w:pPr>
      <w:r>
        <w:rPr>
          <w:rStyle w:val="CommentReference"/>
        </w:rPr>
        <w:annotationRef/>
      </w:r>
      <w:r>
        <w:t>Fully aware</w:t>
      </w:r>
    </w:p>
  </w:comment>
  <w:comment w:id="31" w:author="Philippe Sacher" w:date="2026-08-11T11:04:00Z" w:initials="PS">
    <w:p w14:paraId="035A9108" w14:textId="77777777" w:rsidR="0026419F" w:rsidRDefault="0026419F" w:rsidP="0026419F">
      <w:pPr>
        <w:pStyle w:val="CommentText"/>
      </w:pPr>
      <w:r>
        <w:rPr>
          <w:rStyle w:val="CommentReference"/>
        </w:rPr>
        <w:annotationRef/>
      </w:r>
      <w:r>
        <w:t>Usually, each abbreviation is spelt out when first used.</w:t>
      </w:r>
    </w:p>
  </w:comment>
  <w:comment w:id="32" w:author="SDU BE" w:date="2026-08-07T13:51:00Z" w:initials="SDU BE">
    <w:p w14:paraId="4376E930" w14:textId="60F9E378" w:rsidR="005B5D58" w:rsidRDefault="00BE10D1" w:rsidP="005B5D58">
      <w:pPr>
        <w:pStyle w:val="CommentText"/>
      </w:pPr>
      <w:r>
        <w:rPr>
          <w:rStyle w:val="CommentReference"/>
        </w:rPr>
        <w:annotationRef/>
      </w:r>
      <w:r w:rsidR="005B5D58">
        <w:t xml:space="preserve">Has there been any progress towards having a fund since 2024? </w:t>
      </w:r>
    </w:p>
  </w:comment>
  <w:comment w:id="33" w:author="Quintin Chou-Lambert" w:date="2026-08-12T13:07:00Z" w:initials="QC">
    <w:p w14:paraId="6BD9A76A" w14:textId="77777777" w:rsidR="000B0801" w:rsidRDefault="000B0801" w:rsidP="000B0801">
      <w:pPr>
        <w:pStyle w:val="CommentText"/>
      </w:pPr>
      <w:r>
        <w:rPr>
          <w:rStyle w:val="CommentReference"/>
        </w:rPr>
        <w:annotationRef/>
      </w:r>
      <w:r>
        <w:t>Following a meeting with the President of the World Bank in Aug-25, together with the World Bank, ODET co-convened a meeting of Philanthropic CEOs and tech companies in New York at Digital Cooperation Day in Sep-25. This has not resulted in concrete commitments. Certain philanthropies (e.g. Gates) are still aligning internally on their AI strategies even as Gates is pledged to give many billions each year through 2040.</w:t>
      </w:r>
    </w:p>
    <w:p w14:paraId="17F88279" w14:textId="77777777" w:rsidR="000B0801" w:rsidRDefault="000B0801" w:rsidP="000B0801">
      <w:pPr>
        <w:pStyle w:val="CommentText"/>
      </w:pPr>
    </w:p>
    <w:p w14:paraId="33B22444" w14:textId="77777777" w:rsidR="000B0801" w:rsidRDefault="000B0801" w:rsidP="000B0801">
      <w:pPr>
        <w:pStyle w:val="CommentText"/>
      </w:pPr>
      <w:r>
        <w:t>Since then the SG has mentioned the fund in his speeches at the launch of the Global Dialogue on AI Governance in New York (Sep-25), the Delhi AI Summit (Feb-26), UN Global Dialogue in Geneva (Jul-26) and World AI Conference in Shanghai (Jul-26).</w:t>
      </w:r>
    </w:p>
    <w:p w14:paraId="5426030B" w14:textId="77777777" w:rsidR="000B0801" w:rsidRDefault="000B0801" w:rsidP="000B0801">
      <w:pPr>
        <w:pStyle w:val="CommentText"/>
      </w:pPr>
    </w:p>
    <w:p w14:paraId="514F9BA1" w14:textId="77777777" w:rsidR="000B0801" w:rsidRDefault="000B0801" w:rsidP="000B0801">
      <w:pPr>
        <w:pStyle w:val="CommentText"/>
      </w:pPr>
      <w:r>
        <w:t>The General Assembly has so far not taken up the Jul-25 SG report on financing options for AICB (A/79/966).</w:t>
      </w:r>
    </w:p>
    <w:p w14:paraId="76125922" w14:textId="77777777" w:rsidR="000B0801" w:rsidRDefault="000B0801" w:rsidP="000B0801">
      <w:pPr>
        <w:pStyle w:val="CommentText"/>
      </w:pPr>
    </w:p>
    <w:p w14:paraId="2E4040ED" w14:textId="77777777" w:rsidR="000B0801" w:rsidRDefault="000B0801" w:rsidP="000B0801">
      <w:pPr>
        <w:pStyle w:val="CommentText"/>
      </w:pPr>
      <w:r>
        <w:t>The AI Capacity Development topic has been lagging the other AI tracks (Science Panel and Policy Dialogue) at the UN.</w:t>
      </w:r>
    </w:p>
  </w:comment>
  <w:comment w:id="34" w:author="EOSG/PU (HG)" w:date="2026-08-11T18:18:00Z" w:initials="HG">
    <w:p w14:paraId="682CA2DE" w14:textId="77777777" w:rsidR="00A13239" w:rsidRDefault="00291D33" w:rsidP="00A13239">
      <w:r>
        <w:rPr>
          <w:rStyle w:val="CommentReference"/>
        </w:rPr>
        <w:annotationRef/>
      </w:r>
      <w:r w:rsidR="00A13239">
        <w:rPr>
          <w:sz w:val="20"/>
          <w:szCs w:val="20"/>
        </w:rPr>
        <w:t>This is $750m/year. The IFO report identifies 92 vulnerable countries, which would amount to 750,000,000/92=$8.2m per country/year. The sum seems rather small compared with what is being envisaged</w:t>
      </w:r>
    </w:p>
  </w:comment>
  <w:comment w:id="35" w:author="Quintin Chou-Lambert" w:date="2026-08-12T13:11:00Z" w:initials="QC">
    <w:p w14:paraId="6B8B84B7" w14:textId="77777777" w:rsidR="00266CA9" w:rsidRDefault="00266CA9" w:rsidP="00266CA9">
      <w:pPr>
        <w:pStyle w:val="CommentText"/>
      </w:pPr>
      <w:r>
        <w:rPr>
          <w:rStyle w:val="CommentReference"/>
        </w:rPr>
        <w:annotationRef/>
      </w:r>
      <w:r>
        <w:t>True. The IFO report did not assess countries’ AI capacities individually, which would be deferred to the analytical track in the below recommendation section, while 92 vulnerable countries is a likely upper bound, with the actual number possibly falling closer to 50-60.</w:t>
      </w:r>
    </w:p>
    <w:p w14:paraId="626F57FD" w14:textId="77777777" w:rsidR="00266CA9" w:rsidRDefault="00266CA9" w:rsidP="00266CA9">
      <w:pPr>
        <w:pStyle w:val="CommentText"/>
      </w:pPr>
    </w:p>
    <w:p w14:paraId="648F7A52" w14:textId="77777777" w:rsidR="00266CA9" w:rsidRDefault="00266CA9" w:rsidP="00266CA9">
      <w:pPr>
        <w:pStyle w:val="CommentText"/>
      </w:pPr>
      <w:r>
        <w:t>Restoring the ‘two to four years’ from the IFO report.</w:t>
      </w:r>
    </w:p>
    <w:p w14:paraId="6F548DD4" w14:textId="77777777" w:rsidR="00266CA9" w:rsidRDefault="00266CA9" w:rsidP="00266CA9">
      <w:pPr>
        <w:pStyle w:val="CommentText"/>
      </w:pPr>
    </w:p>
    <w:p w14:paraId="6BF333A9" w14:textId="77777777" w:rsidR="00266CA9" w:rsidRDefault="00266CA9" w:rsidP="00266CA9">
      <w:pPr>
        <w:pStyle w:val="CommentText"/>
      </w:pPr>
      <w:r>
        <w:t>This could result in an amount of $50m per country over 2-4 years, which is closer to original estimates of ~$30m per country to put in place basic minimum AI capacity.</w:t>
      </w:r>
    </w:p>
  </w:comment>
  <w:comment w:id="42" w:author="Karima El Korri" w:date="2026-08-11T15:29:00Z" w:initials="KEK">
    <w:p w14:paraId="3DDD18E6" w14:textId="77777777" w:rsidR="009B306C" w:rsidRDefault="009B306C" w:rsidP="009B306C">
      <w:pPr>
        <w:pStyle w:val="CommentText"/>
      </w:pPr>
      <w:r>
        <w:rPr>
          <w:rStyle w:val="CommentReference"/>
        </w:rPr>
        <w:annotationRef/>
      </w:r>
      <w:r>
        <w:t xml:space="preserve">New sentence to avoid long sentences. </w:t>
      </w:r>
    </w:p>
  </w:comment>
  <w:comment w:id="47" w:author="Karima El Korri" w:date="2026-08-11T15:35:00Z" w:initials="KEK">
    <w:p w14:paraId="4A3584EE" w14:textId="77777777" w:rsidR="00733BED" w:rsidRDefault="00733BED" w:rsidP="00733BED">
      <w:pPr>
        <w:pStyle w:val="CommentText"/>
      </w:pPr>
      <w:r>
        <w:rPr>
          <w:rStyle w:val="CommentReference"/>
        </w:rPr>
        <w:annotationRef/>
      </w:r>
      <w:r>
        <w:t>Is this the World Bank Fund or the UN COVID-19 Response and Recovery Fund.</w:t>
      </w:r>
      <w:r>
        <w:br/>
        <w:t xml:space="preserve">If the latter, it was a time-bound fund. Consider another example.  </w:t>
      </w:r>
    </w:p>
  </w:comment>
  <w:comment w:id="44" w:author="Vincent Stueber" w:date="2026-08-11T17:38:00Z" w:initials="VS">
    <w:p w14:paraId="7D0376D2" w14:textId="317D026A" w:rsidR="0061245B" w:rsidRDefault="0061245B">
      <w:pPr>
        <w:pStyle w:val="CommentText"/>
      </w:pPr>
      <w:r>
        <w:rPr>
          <w:rStyle w:val="CommentReference"/>
        </w:rPr>
        <w:annotationRef/>
      </w:r>
      <w:r w:rsidRPr="383B7F72">
        <w:t>Please consider listing the Joint SDG fund</w:t>
      </w:r>
    </w:p>
  </w:comment>
  <w:comment w:id="45" w:author="Quintin Chou-Lambert" w:date="2026-08-12T13:15:00Z" w:initials="QC">
    <w:p w14:paraId="1579616D" w14:textId="77777777" w:rsidR="00B7015B" w:rsidRDefault="00B7015B" w:rsidP="00B7015B">
      <w:pPr>
        <w:pStyle w:val="CommentText"/>
      </w:pPr>
      <w:r>
        <w:rPr>
          <w:rStyle w:val="CommentReference"/>
        </w:rPr>
        <w:annotationRef/>
      </w:r>
      <w:r>
        <w:t xml:space="preserve">The current Joint SDG Fund was considered as part of the High level Advisory Body’s analysis and deemed unsuitable at the time, as it did not fund governments or communities directly (p46 </w:t>
      </w:r>
      <w:hyperlink r:id="rId1" w:history="1">
        <w:r w:rsidRPr="00ED7F5E">
          <w:rPr>
            <w:rStyle w:val="Hyperlink"/>
          </w:rPr>
          <w:t>https://www.un.org/sites/un2.un.org/files/governing_ai_for_humanity_final_report_en.pdf</w:t>
        </w:r>
      </w:hyperlink>
      <w:r>
        <w:t>)</w:t>
      </w:r>
    </w:p>
    <w:p w14:paraId="6C9B52CF" w14:textId="77777777" w:rsidR="00B7015B" w:rsidRDefault="00B7015B" w:rsidP="00B7015B">
      <w:pPr>
        <w:pStyle w:val="CommentText"/>
      </w:pPr>
    </w:p>
    <w:p w14:paraId="1DC4C297" w14:textId="77777777" w:rsidR="00B7015B" w:rsidRDefault="00B7015B" w:rsidP="00B7015B">
      <w:pPr>
        <w:pStyle w:val="CommentText"/>
      </w:pPr>
      <w:r>
        <w:t>Given the proposed shift in focus of the fund under UN80 (</w:t>
      </w:r>
      <w:hyperlink r:id="rId2" w:history="1">
        <w:r w:rsidRPr="00ED7F5E">
          <w:rPr>
            <w:rStyle w:val="Hyperlink"/>
          </w:rPr>
          <w:t>https://www.un.org/un80-initiative/sites/default/files/2026-07/260723_UN80_Pre-Brief_WP18_Funding-Mechanisms.pdf</w:t>
        </w:r>
      </w:hyperlink>
      <w:r>
        <w:t>) it could be confusing to name it explicitly here.</w:t>
      </w:r>
    </w:p>
    <w:p w14:paraId="2069EA35" w14:textId="77777777" w:rsidR="00B7015B" w:rsidRDefault="00B7015B" w:rsidP="00B7015B">
      <w:pPr>
        <w:pStyle w:val="CommentText"/>
      </w:pPr>
    </w:p>
    <w:p w14:paraId="3B5B192A" w14:textId="77777777" w:rsidR="00B7015B" w:rsidRDefault="00B7015B" w:rsidP="00B7015B">
      <w:pPr>
        <w:pStyle w:val="CommentText"/>
      </w:pPr>
      <w:r>
        <w:t>The Joint SDG Fund lessons / future iteration of it would be an important input into the forthcoming discussion paper in the recommendations section below.</w:t>
      </w:r>
    </w:p>
  </w:comment>
  <w:comment w:id="46" w:author="Vincent Stueber" w:date="2026-08-13T22:44:00Z" w:initials="VS">
    <w:p w14:paraId="2A2D61AE" w14:textId="46408579" w:rsidR="00406E1D" w:rsidRDefault="00406E1D">
      <w:pPr>
        <w:pStyle w:val="CommentText"/>
      </w:pPr>
      <w:r>
        <w:rPr>
          <w:rStyle w:val="CommentReference"/>
        </w:rPr>
        <w:annotationRef/>
      </w:r>
      <w:r w:rsidRPr="3C3894D7">
        <w:t xml:space="preserve">Thanks, makes a lot of sense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6D2887" w15:done="1"/>
  <w15:commentEx w15:paraId="34D32598" w15:done="0"/>
  <w15:commentEx w15:paraId="5FE89AFC" w15:paraIdParent="34D32598" w15:done="0"/>
  <w15:commentEx w15:paraId="6CA2BEDF" w15:done="1"/>
  <w15:commentEx w15:paraId="1A0B2684" w15:paraIdParent="6CA2BEDF" w15:done="1"/>
  <w15:commentEx w15:paraId="4FB7B08E" w15:paraIdParent="6CA2BEDF" w15:done="1"/>
  <w15:commentEx w15:paraId="18EAEB02" w15:done="1"/>
  <w15:commentEx w15:paraId="0CC7AFAB" w15:done="1"/>
  <w15:commentEx w15:paraId="6D397FDE" w15:paraIdParent="0CC7AFAB" w15:done="1"/>
  <w15:commentEx w15:paraId="65187461" w15:paraIdParent="0CC7AFAB" w15:done="1"/>
  <w15:commentEx w15:paraId="035A9108" w15:done="0"/>
  <w15:commentEx w15:paraId="4376E930" w15:done="0"/>
  <w15:commentEx w15:paraId="2E4040ED" w15:paraIdParent="4376E930" w15:done="0"/>
  <w15:commentEx w15:paraId="682CA2DE" w15:done="0"/>
  <w15:commentEx w15:paraId="6BF333A9" w15:paraIdParent="682CA2DE" w15:done="0"/>
  <w15:commentEx w15:paraId="3DDD18E6" w15:done="1"/>
  <w15:commentEx w15:paraId="4A3584EE" w15:done="1"/>
  <w15:commentEx w15:paraId="7D0376D2" w15:done="1"/>
  <w15:commentEx w15:paraId="3B5B192A" w15:paraIdParent="7D0376D2" w15:done="1"/>
  <w15:commentEx w15:paraId="2A2D61AE" w15:paraIdParent="7D0376D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B04E36" w16cex:dateUtc="2026-08-12T14:38:00Z"/>
  <w16cex:commentExtensible w16cex:durableId="5D161173" w16cex:dateUtc="2026-08-11T18:56:00Z"/>
  <w16cex:commentExtensible w16cex:durableId="61E527D8" w16cex:dateUtc="2026-08-12T14:40:00Z"/>
  <w16cex:commentExtensible w16cex:durableId="587D5C0B" w16cex:dateUtc="2026-08-11T15:48:00Z"/>
  <w16cex:commentExtensible w16cex:durableId="198683E8" w16cex:dateUtc="2026-08-12T17:22:00Z"/>
  <w16cex:commentExtensible w16cex:durableId="6E8E59C4" w16cex:dateUtc="2026-08-13T20:43:00Z"/>
  <w16cex:commentExtensible w16cex:durableId="7910B553" w16cex:dateUtc="2026-08-11T19:27:00Z"/>
  <w16cex:commentExtensible w16cex:durableId="75F1255D" w16cex:dateUtc="2026-08-10T13:36:00Z"/>
  <w16cex:commentExtensible w16cex:durableId="6461C8AB" w16cex:dateUtc="2026-08-10T19:13:00Z"/>
  <w16cex:commentExtensible w16cex:durableId="607771E6" w16cex:dateUtc="2026-08-11T19:23:00Z"/>
  <w16cex:commentExtensible w16cex:durableId="3602E236" w16cex:dateUtc="2026-08-11T15:04:00Z"/>
  <w16cex:commentExtensible w16cex:durableId="2CAA1DDD" w16cex:dateUtc="2026-08-07T17:51:00Z"/>
  <w16cex:commentExtensible w16cex:durableId="593532F9" w16cex:dateUtc="2026-08-12T17:07:00Z"/>
  <w16cex:commentExtensible w16cex:durableId="34F7B0DC" w16cex:dateUtc="2026-08-11T22:18:00Z"/>
  <w16cex:commentExtensible w16cex:durableId="4BE7CD17" w16cex:dateUtc="2026-08-12T17:11:00Z"/>
  <w16cex:commentExtensible w16cex:durableId="12744C4B" w16cex:dateUtc="2026-08-11T19:29:00Z"/>
  <w16cex:commentExtensible w16cex:durableId="57A2C5E8" w16cex:dateUtc="2026-08-11T19:35:00Z"/>
  <w16cex:commentExtensible w16cex:durableId="0C7F49D1" w16cex:dateUtc="2026-08-11T15:38:00Z"/>
  <w16cex:commentExtensible w16cex:durableId="4F861299" w16cex:dateUtc="2026-08-12T17:15:00Z">
    <w16cex:extLst>
      <w16:ext w16:uri="{CE6994B0-6A32-4C9F-8C6B-6E91EDA988CE}">
        <cr:reactions xmlns:cr="http://schemas.microsoft.com/office/comments/2020/reactions">
          <cr:reaction reactionType="1">
            <cr:reactionInfo dateUtc="2026-08-13T20:44:34Z">
              <cr:user userId="S::vincent.stueber@un.org::e49c6431-54a8-45d2-9c41-51a0c2785378" userProvider="AD" userName="Vincent Stueber"/>
            </cr:reactionInfo>
          </cr:reaction>
        </cr:reactions>
      </w16:ext>
    </w16cex:extLst>
  </w16cex:commentExtensible>
  <w16cex:commentExtensible w16cex:durableId="794EBFCA" w16cex:dateUtc="2026-08-13T2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6D2887" w16cid:durableId="43B04E36"/>
  <w16cid:commentId w16cid:paraId="34D32598" w16cid:durableId="5D161173"/>
  <w16cid:commentId w16cid:paraId="5FE89AFC" w16cid:durableId="61E527D8"/>
  <w16cid:commentId w16cid:paraId="6CA2BEDF" w16cid:durableId="587D5C0B"/>
  <w16cid:commentId w16cid:paraId="1A0B2684" w16cid:durableId="198683E8"/>
  <w16cid:commentId w16cid:paraId="4FB7B08E" w16cid:durableId="6E8E59C4"/>
  <w16cid:commentId w16cid:paraId="18EAEB02" w16cid:durableId="7910B553"/>
  <w16cid:commentId w16cid:paraId="0CC7AFAB" w16cid:durableId="75F1255D"/>
  <w16cid:commentId w16cid:paraId="6D397FDE" w16cid:durableId="6461C8AB"/>
  <w16cid:commentId w16cid:paraId="65187461" w16cid:durableId="607771E6"/>
  <w16cid:commentId w16cid:paraId="035A9108" w16cid:durableId="3602E236"/>
  <w16cid:commentId w16cid:paraId="4376E930" w16cid:durableId="2CAA1DDD"/>
  <w16cid:commentId w16cid:paraId="2E4040ED" w16cid:durableId="593532F9"/>
  <w16cid:commentId w16cid:paraId="682CA2DE" w16cid:durableId="34F7B0DC"/>
  <w16cid:commentId w16cid:paraId="6BF333A9" w16cid:durableId="4BE7CD17"/>
  <w16cid:commentId w16cid:paraId="3DDD18E6" w16cid:durableId="12744C4B"/>
  <w16cid:commentId w16cid:paraId="4A3584EE" w16cid:durableId="57A2C5E8"/>
  <w16cid:commentId w16cid:paraId="7D0376D2" w16cid:durableId="0C7F49D1"/>
  <w16cid:commentId w16cid:paraId="3B5B192A" w16cid:durableId="4F861299"/>
  <w16cid:commentId w16cid:paraId="2A2D61AE" w16cid:durableId="794EBF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A6E37" w14:textId="77777777" w:rsidR="00406E1D" w:rsidRDefault="00406E1D" w:rsidP="00A23123">
      <w:pPr>
        <w:spacing w:after="0" w:line="240" w:lineRule="auto"/>
      </w:pPr>
      <w:r>
        <w:separator/>
      </w:r>
    </w:p>
  </w:endnote>
  <w:endnote w:type="continuationSeparator" w:id="0">
    <w:p w14:paraId="68446990" w14:textId="77777777" w:rsidR="00406E1D" w:rsidRDefault="00406E1D" w:rsidP="00A23123">
      <w:pPr>
        <w:spacing w:after="0" w:line="240" w:lineRule="auto"/>
      </w:pPr>
      <w:r>
        <w:continuationSeparator/>
      </w:r>
    </w:p>
  </w:endnote>
  <w:endnote w:type="continuationNotice" w:id="1">
    <w:p w14:paraId="4BCBE237" w14:textId="77777777" w:rsidR="00406E1D" w:rsidRDefault="00406E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DFC8D" w14:textId="77777777" w:rsidR="00406E1D" w:rsidRDefault="00406E1D" w:rsidP="00A23123">
      <w:pPr>
        <w:spacing w:after="0" w:line="240" w:lineRule="auto"/>
      </w:pPr>
      <w:r>
        <w:separator/>
      </w:r>
    </w:p>
  </w:footnote>
  <w:footnote w:type="continuationSeparator" w:id="0">
    <w:p w14:paraId="18A8E840" w14:textId="77777777" w:rsidR="00406E1D" w:rsidRDefault="00406E1D" w:rsidP="00A23123">
      <w:pPr>
        <w:spacing w:after="0" w:line="240" w:lineRule="auto"/>
      </w:pPr>
      <w:r>
        <w:continuationSeparator/>
      </w:r>
    </w:p>
  </w:footnote>
  <w:footnote w:type="continuationNotice" w:id="1">
    <w:p w14:paraId="6B2EE3B4" w14:textId="77777777" w:rsidR="00406E1D" w:rsidRDefault="00406E1D">
      <w:pPr>
        <w:spacing w:after="0" w:line="240" w:lineRule="auto"/>
      </w:pPr>
    </w:p>
  </w:footnote>
  <w:footnote w:id="2">
    <w:p w14:paraId="55AD7623" w14:textId="77777777" w:rsidR="00C24EF5" w:rsidRPr="00C44502" w:rsidRDefault="00C24EF5" w:rsidP="00C24EF5">
      <w:pPr>
        <w:pStyle w:val="FootnoteText"/>
        <w:rPr>
          <w:rFonts w:asciiTheme="majorBidi" w:hAnsiTheme="majorBidi" w:cstheme="majorBidi"/>
          <w:sz w:val="16"/>
          <w:szCs w:val="16"/>
          <w:lang w:val="en-GB"/>
        </w:rPr>
      </w:pPr>
      <w:r>
        <w:rPr>
          <w:rStyle w:val="FootnoteReference"/>
        </w:rPr>
        <w:footnoteRef/>
      </w:r>
      <w:r>
        <w:t xml:space="preserve"> </w:t>
      </w:r>
      <w:hyperlink r:id="rId1" w:history="1">
        <w:r w:rsidRPr="00C44502">
          <w:rPr>
            <w:rStyle w:val="Hyperlink"/>
            <w:rFonts w:asciiTheme="majorBidi" w:hAnsiTheme="majorBidi" w:cstheme="majorBidi"/>
            <w:sz w:val="16"/>
            <w:szCs w:val="16"/>
            <w:lang w:val="en-GB"/>
          </w:rPr>
          <w:t>Governing AI for Humanity: Final Report, Secretary-General’s High-level Advisory Body on AI, 2024</w:t>
        </w:r>
      </w:hyperlink>
    </w:p>
  </w:footnote>
  <w:footnote w:id="3">
    <w:p w14:paraId="1E41CC4B" w14:textId="0365BF43" w:rsidR="00FA393A" w:rsidRDefault="00FA393A">
      <w:pPr>
        <w:pStyle w:val="FootnoteText"/>
      </w:pPr>
      <w:r>
        <w:rPr>
          <w:rStyle w:val="FootnoteReference"/>
        </w:rPr>
        <w:footnoteRef/>
      </w:r>
      <w:r>
        <w:t xml:space="preserve"> </w:t>
      </w:r>
      <w:r w:rsidR="000D3627" w:rsidRPr="00D02131">
        <w:rPr>
          <w:rFonts w:asciiTheme="majorBidi" w:hAnsiTheme="majorBidi" w:cstheme="majorBidi"/>
          <w:sz w:val="16"/>
          <w:szCs w:val="16"/>
          <w:lang w:val="en-GB"/>
        </w:rPr>
        <w:t>For example, while high-income countries (HICs) accounted for 77 percent of global co-location data centre capacity in June 2025, lower-middle-income countries (LMICs) accounted for five percent and low-income countries (LICs) less than 0.1 percent</w:t>
      </w:r>
      <w:r w:rsidR="000D3627">
        <w:rPr>
          <w:rFonts w:asciiTheme="majorBidi" w:hAnsiTheme="majorBidi" w:cstheme="majorBidi"/>
          <w:sz w:val="16"/>
          <w:szCs w:val="16"/>
          <w:lang w:val="en-GB"/>
        </w:rPr>
        <w:t xml:space="preserve">. </w:t>
      </w:r>
      <w:r w:rsidRPr="00FA393A">
        <w:rPr>
          <w:rFonts w:asciiTheme="majorBidi" w:hAnsiTheme="majorBidi" w:cstheme="majorBidi"/>
          <w:sz w:val="16"/>
          <w:szCs w:val="16"/>
          <w:lang w:val="en-GB"/>
        </w:rPr>
        <w:t xml:space="preserve">Two-thirds of people in HICs had basic digital skills in 2023, compared to 21 percent in LMICs, and less than 5 percent in LICs in 2023. </w:t>
      </w:r>
      <w:hyperlink r:id="rId2" w:history="1">
        <w:r w:rsidRPr="000D3627">
          <w:rPr>
            <w:rStyle w:val="Hyperlink"/>
            <w:rFonts w:asciiTheme="majorBidi" w:hAnsiTheme="majorBidi" w:cstheme="majorBidi"/>
            <w:sz w:val="16"/>
            <w:szCs w:val="16"/>
            <w:lang w:val="en-GB"/>
          </w:rPr>
          <w:t xml:space="preserve">World Bank. 2025. Digital Progress and Trends Report 2025: </w:t>
        </w:r>
        <w:r w:rsidRPr="00661EF9">
          <w:rPr>
            <w:rStyle w:val="Hyperlink"/>
            <w:rFonts w:asciiTheme="majorBidi" w:hAnsiTheme="majorBidi" w:cstheme="majorBidi"/>
            <w:i/>
            <w:iCs/>
            <w:sz w:val="16"/>
            <w:szCs w:val="16"/>
            <w:lang w:val="en-GB"/>
          </w:rPr>
          <w:t>Strengthening AI Foundation</w:t>
        </w:r>
        <w:r w:rsidR="00F67550">
          <w:rPr>
            <w:rStyle w:val="Hyperlink"/>
            <w:rFonts w:asciiTheme="majorBidi" w:hAnsiTheme="majorBidi" w:cstheme="majorBidi"/>
            <w:i/>
            <w:iCs/>
            <w:sz w:val="16"/>
            <w:szCs w:val="16"/>
            <w:lang w:val="en-GB"/>
          </w:rPr>
          <w:t xml:space="preserve">s </w:t>
        </w:r>
        <w:r w:rsidR="00F67550" w:rsidRPr="00F67550">
          <w:rPr>
            <w:rStyle w:val="Hyperlink"/>
            <w:rFonts w:asciiTheme="majorBidi" w:hAnsiTheme="majorBidi" w:cstheme="majorBidi"/>
            <w:sz w:val="16"/>
            <w:szCs w:val="16"/>
            <w:lang w:val="en-GB"/>
          </w:rPr>
          <w:t>(</w:t>
        </w:r>
        <w:r w:rsidR="00F67550">
          <w:rPr>
            <w:rStyle w:val="Hyperlink"/>
            <w:rFonts w:asciiTheme="majorBidi" w:hAnsiTheme="majorBidi" w:cstheme="majorBidi"/>
            <w:sz w:val="16"/>
            <w:szCs w:val="16"/>
            <w:lang w:val="en-GB"/>
          </w:rPr>
          <w:t xml:space="preserve">p </w:t>
        </w:r>
        <w:r w:rsidR="00F67550" w:rsidRPr="00F67550">
          <w:rPr>
            <w:rStyle w:val="Hyperlink"/>
            <w:rFonts w:asciiTheme="majorBidi" w:hAnsiTheme="majorBidi" w:cstheme="majorBidi"/>
            <w:sz w:val="16"/>
            <w:szCs w:val="16"/>
            <w:lang w:val="en-GB"/>
          </w:rPr>
          <w:t>xiv-xv)</w:t>
        </w:r>
      </w:hyperlink>
    </w:p>
  </w:footnote>
  <w:footnote w:id="4">
    <w:p w14:paraId="42F04EB2" w14:textId="1054A977" w:rsidR="005635B7" w:rsidRPr="001E03CE" w:rsidRDefault="005635B7" w:rsidP="005635B7">
      <w:pPr>
        <w:pStyle w:val="FootnoteText"/>
        <w:rPr>
          <w:rFonts w:asciiTheme="majorBidi" w:hAnsiTheme="majorBidi" w:cstheme="majorBidi"/>
          <w:sz w:val="16"/>
          <w:szCs w:val="16"/>
          <w:lang w:val="en-GB"/>
        </w:rPr>
      </w:pPr>
      <w:r w:rsidRPr="001E03CE">
        <w:rPr>
          <w:rFonts w:asciiTheme="majorBidi" w:hAnsiTheme="majorBidi" w:cstheme="majorBidi"/>
          <w:sz w:val="16"/>
          <w:szCs w:val="16"/>
          <w:lang w:val="en-GB"/>
        </w:rPr>
        <w:footnoteRef/>
      </w:r>
      <w:r w:rsidRPr="001E03CE">
        <w:rPr>
          <w:rFonts w:asciiTheme="majorBidi" w:hAnsiTheme="majorBidi" w:cstheme="majorBidi"/>
          <w:sz w:val="16"/>
          <w:szCs w:val="16"/>
          <w:lang w:val="en-GB"/>
        </w:rPr>
        <w:t xml:space="preserve"> </w:t>
      </w:r>
      <w:r w:rsidRPr="005635B7">
        <w:rPr>
          <w:rFonts w:asciiTheme="majorBidi" w:hAnsiTheme="majorBidi" w:cstheme="majorBidi"/>
          <w:sz w:val="16"/>
          <w:szCs w:val="16"/>
          <w:lang w:val="en-GB"/>
        </w:rPr>
        <w:t xml:space="preserve">While around half of all Member States had a national AI strategy </w:t>
      </w:r>
      <w:r w:rsidR="002C5F80">
        <w:rPr>
          <w:rFonts w:asciiTheme="majorBidi" w:hAnsiTheme="majorBidi" w:cstheme="majorBidi"/>
          <w:sz w:val="16"/>
          <w:szCs w:val="16"/>
          <w:lang w:val="en-GB"/>
        </w:rPr>
        <w:t xml:space="preserve">in </w:t>
      </w:r>
      <w:r w:rsidRPr="005635B7">
        <w:rPr>
          <w:rFonts w:asciiTheme="majorBidi" w:hAnsiTheme="majorBidi" w:cstheme="majorBidi"/>
          <w:sz w:val="16"/>
          <w:szCs w:val="16"/>
          <w:lang w:val="en-GB"/>
        </w:rPr>
        <w:t>place in 2025, less than 20 per cent of least developed countries did so</w:t>
      </w:r>
      <w:r>
        <w:rPr>
          <w:rFonts w:asciiTheme="majorBidi" w:hAnsiTheme="majorBidi" w:cstheme="majorBidi"/>
          <w:sz w:val="16"/>
          <w:szCs w:val="16"/>
          <w:lang w:val="en-GB"/>
        </w:rPr>
        <w:t>.</w:t>
      </w:r>
      <w:r w:rsidRPr="005635B7">
        <w:rPr>
          <w:rFonts w:asciiTheme="majorBidi" w:hAnsiTheme="majorBidi" w:cstheme="majorBidi"/>
          <w:sz w:val="16"/>
          <w:szCs w:val="16"/>
          <w:lang w:val="en-GB"/>
        </w:rPr>
        <w:t xml:space="preserve"> </w:t>
      </w:r>
      <w:r w:rsidRPr="001E03CE">
        <w:rPr>
          <w:rFonts w:asciiTheme="majorBidi" w:hAnsiTheme="majorBidi" w:cstheme="majorBidi"/>
          <w:sz w:val="16"/>
          <w:szCs w:val="16"/>
          <w:lang w:val="en-GB"/>
        </w:rPr>
        <w:t>Analysis of data from the Institute for Human-Centered Artificial Intelligence at Stanford</w:t>
      </w:r>
      <w:r>
        <w:rPr>
          <w:rFonts w:asciiTheme="majorBidi" w:hAnsiTheme="majorBidi" w:cstheme="majorBidi"/>
          <w:sz w:val="16"/>
          <w:szCs w:val="16"/>
          <w:lang w:val="en-GB"/>
        </w:rPr>
        <w:t xml:space="preserve"> </w:t>
      </w:r>
      <w:r w:rsidRPr="001E03CE">
        <w:rPr>
          <w:rFonts w:asciiTheme="majorBidi" w:hAnsiTheme="majorBidi" w:cstheme="majorBidi"/>
          <w:sz w:val="16"/>
          <w:szCs w:val="16"/>
          <w:lang w:val="en-GB"/>
        </w:rPr>
        <w:t>University for its Artificial Intelligence Index Report (accessed July 2026)</w:t>
      </w:r>
    </w:p>
  </w:footnote>
  <w:footnote w:id="5">
    <w:p w14:paraId="72AE15AB" w14:textId="25720918" w:rsidR="00C77B1B" w:rsidRPr="00035BC6" w:rsidRDefault="00C77B1B" w:rsidP="00C77B1B">
      <w:pPr>
        <w:pStyle w:val="FootnoteText"/>
        <w:rPr>
          <w:rFonts w:asciiTheme="majorBidi" w:hAnsiTheme="majorBidi" w:cstheme="majorBidi"/>
          <w:sz w:val="16"/>
          <w:szCs w:val="16"/>
          <w:lang w:val="en-GB"/>
        </w:rPr>
      </w:pPr>
      <w:r w:rsidRPr="001E03CE">
        <w:rPr>
          <w:rFonts w:asciiTheme="majorBidi" w:hAnsiTheme="majorBidi" w:cstheme="majorBidi"/>
          <w:sz w:val="16"/>
          <w:szCs w:val="16"/>
          <w:lang w:val="en-GB"/>
        </w:rPr>
        <w:footnoteRef/>
      </w:r>
      <w:r>
        <w:rPr>
          <w:rFonts w:asciiTheme="majorBidi" w:hAnsiTheme="majorBidi" w:cstheme="majorBidi"/>
          <w:sz w:val="16"/>
          <w:szCs w:val="16"/>
          <w:lang w:val="en-GB"/>
        </w:rPr>
        <w:t xml:space="preserve"> </w:t>
      </w:r>
      <w:hyperlink r:id="rId3" w:history="1">
        <w:r w:rsidR="005B2C22" w:rsidRPr="00575DF8">
          <w:rPr>
            <w:rStyle w:val="Hyperlink"/>
            <w:rFonts w:asciiTheme="majorBidi" w:hAnsiTheme="majorBidi" w:cstheme="majorBidi"/>
            <w:sz w:val="16"/>
            <w:szCs w:val="16"/>
          </w:rPr>
          <w:t>Preliminary Report of the Independent International Scientific Panel on AI: Evidence-based assessment of opportunities, risks and impacts of artificial intelligenc</w:t>
        </w:r>
        <w:r w:rsidR="005B2C22">
          <w:rPr>
            <w:rStyle w:val="Hyperlink"/>
            <w:rFonts w:asciiTheme="majorBidi" w:hAnsiTheme="majorBidi" w:cstheme="majorBidi"/>
            <w:sz w:val="16"/>
            <w:szCs w:val="16"/>
          </w:rPr>
          <w:t>e, 2026 (p28)</w:t>
        </w:r>
      </w:hyperlink>
    </w:p>
  </w:footnote>
  <w:footnote w:id="6">
    <w:p w14:paraId="7F50DE21" w14:textId="3D8849F9" w:rsidR="00401224" w:rsidRDefault="00401224" w:rsidP="00921AAB">
      <w:pPr>
        <w:pStyle w:val="FootnoteText"/>
      </w:pPr>
      <w:r>
        <w:rPr>
          <w:rStyle w:val="FootnoteReference"/>
        </w:rPr>
        <w:footnoteRef/>
      </w:r>
      <w:r>
        <w:t xml:space="preserve"> </w:t>
      </w:r>
      <w:hyperlink r:id="rId4" w:history="1">
        <w:r w:rsidR="00661EF9">
          <w:rPr>
            <w:rStyle w:val="Hyperlink"/>
            <w:rFonts w:asciiTheme="majorBidi" w:hAnsiTheme="majorBidi" w:cstheme="majorBidi"/>
            <w:sz w:val="16"/>
            <w:szCs w:val="16"/>
            <w:lang w:val="en-GB"/>
          </w:rPr>
          <w:t>UNDP H</w:t>
        </w:r>
        <w:r w:rsidRPr="000A7361">
          <w:rPr>
            <w:rStyle w:val="Hyperlink"/>
            <w:rFonts w:asciiTheme="majorBidi" w:hAnsiTheme="majorBidi" w:cstheme="majorBidi"/>
            <w:sz w:val="16"/>
            <w:szCs w:val="16"/>
            <w:lang w:val="en-GB"/>
          </w:rPr>
          <w:t>uman Development Report 2025</w:t>
        </w:r>
        <w:r w:rsidR="00661EF9">
          <w:rPr>
            <w:rStyle w:val="Hyperlink"/>
            <w:rFonts w:asciiTheme="majorBidi" w:hAnsiTheme="majorBidi" w:cstheme="majorBidi"/>
            <w:sz w:val="16"/>
            <w:szCs w:val="16"/>
            <w:lang w:val="en-GB"/>
          </w:rPr>
          <w:t>:</w:t>
        </w:r>
        <w:r w:rsidR="00113DB4" w:rsidRPr="000A7361">
          <w:rPr>
            <w:rStyle w:val="Hyperlink"/>
            <w:rFonts w:asciiTheme="majorBidi" w:hAnsiTheme="majorBidi" w:cstheme="majorBidi"/>
            <w:sz w:val="16"/>
            <w:szCs w:val="16"/>
            <w:lang w:val="en-GB"/>
          </w:rPr>
          <w:t xml:space="preserve"> A Matter of Choice </w:t>
        </w:r>
        <w:r w:rsidR="00113DB4" w:rsidRPr="00661EF9">
          <w:rPr>
            <w:rStyle w:val="Hyperlink"/>
            <w:rFonts w:asciiTheme="majorBidi" w:hAnsiTheme="majorBidi" w:cstheme="majorBidi"/>
            <w:i/>
            <w:iCs/>
            <w:sz w:val="16"/>
            <w:szCs w:val="16"/>
            <w:lang w:val="en-GB"/>
          </w:rPr>
          <w:t xml:space="preserve">People and </w:t>
        </w:r>
        <w:r w:rsidR="00D430F8" w:rsidRPr="00661EF9">
          <w:rPr>
            <w:rStyle w:val="Hyperlink"/>
            <w:rFonts w:asciiTheme="majorBidi" w:hAnsiTheme="majorBidi" w:cstheme="majorBidi"/>
            <w:i/>
            <w:iCs/>
            <w:sz w:val="16"/>
            <w:szCs w:val="16"/>
            <w:lang w:val="en-GB"/>
          </w:rPr>
          <w:t>p</w:t>
        </w:r>
        <w:r w:rsidR="00113DB4" w:rsidRPr="00661EF9">
          <w:rPr>
            <w:rStyle w:val="Hyperlink"/>
            <w:rFonts w:asciiTheme="majorBidi" w:hAnsiTheme="majorBidi" w:cstheme="majorBidi"/>
            <w:i/>
            <w:iCs/>
            <w:sz w:val="16"/>
            <w:szCs w:val="16"/>
            <w:lang w:val="en-GB"/>
          </w:rPr>
          <w:t xml:space="preserve">ossibilities in the </w:t>
        </w:r>
        <w:r w:rsidR="00D430F8" w:rsidRPr="00661EF9">
          <w:rPr>
            <w:rStyle w:val="Hyperlink"/>
            <w:rFonts w:asciiTheme="majorBidi" w:hAnsiTheme="majorBidi" w:cstheme="majorBidi"/>
            <w:i/>
            <w:iCs/>
            <w:sz w:val="16"/>
            <w:szCs w:val="16"/>
            <w:lang w:val="en-GB"/>
          </w:rPr>
          <w:t>a</w:t>
        </w:r>
        <w:r w:rsidR="00113DB4" w:rsidRPr="00661EF9">
          <w:rPr>
            <w:rStyle w:val="Hyperlink"/>
            <w:rFonts w:asciiTheme="majorBidi" w:hAnsiTheme="majorBidi" w:cstheme="majorBidi"/>
            <w:i/>
            <w:iCs/>
            <w:sz w:val="16"/>
            <w:szCs w:val="16"/>
            <w:lang w:val="en-GB"/>
          </w:rPr>
          <w:t>ge of AI</w:t>
        </w:r>
        <w:r w:rsidR="00921AAB" w:rsidRPr="000A7361">
          <w:rPr>
            <w:rStyle w:val="Hyperlink"/>
            <w:rFonts w:asciiTheme="majorBidi" w:hAnsiTheme="majorBidi" w:cstheme="majorBidi"/>
            <w:sz w:val="16"/>
            <w:szCs w:val="16"/>
            <w:lang w:val="en-GB"/>
          </w:rPr>
          <w:t xml:space="preserve"> (p185-186)</w:t>
        </w:r>
      </w:hyperlink>
    </w:p>
  </w:footnote>
  <w:footnote w:id="7">
    <w:p w14:paraId="68288E01" w14:textId="2B59DC89" w:rsidR="00AA100E" w:rsidRDefault="00AA100E">
      <w:pPr>
        <w:pStyle w:val="FootnoteText"/>
      </w:pPr>
      <w:r w:rsidRPr="00AC0860">
        <w:rPr>
          <w:rFonts w:asciiTheme="majorBidi" w:hAnsiTheme="majorBidi" w:cstheme="majorBidi"/>
          <w:sz w:val="16"/>
          <w:szCs w:val="16"/>
          <w:lang w:val="en-GB"/>
        </w:rPr>
        <w:footnoteRef/>
      </w:r>
      <w:r w:rsidRPr="00AC0860">
        <w:rPr>
          <w:rFonts w:asciiTheme="majorBidi" w:hAnsiTheme="majorBidi" w:cstheme="majorBidi"/>
          <w:sz w:val="16"/>
          <w:szCs w:val="16"/>
          <w:lang w:val="en-GB"/>
        </w:rPr>
        <w:t xml:space="preserve"> </w:t>
      </w:r>
      <w:hyperlink r:id="rId5" w:history="1">
        <w:r w:rsidR="00AC0860" w:rsidRPr="00AC0860">
          <w:rPr>
            <w:rStyle w:val="Hyperlink"/>
            <w:rFonts w:asciiTheme="majorBidi" w:hAnsiTheme="majorBidi" w:cstheme="majorBidi"/>
            <w:sz w:val="16"/>
            <w:szCs w:val="16"/>
            <w:lang w:val="en-GB"/>
          </w:rPr>
          <w:t>UNCTAD Technology and Innovation Report 2025: Inclusive Artificial Intelligence for Development (p158)</w:t>
        </w:r>
      </w:hyperlink>
    </w:p>
  </w:footnote>
  <w:footnote w:id="8">
    <w:p w14:paraId="5AC69F3C" w14:textId="6C51C4D5" w:rsidR="00AE6163" w:rsidRDefault="00AE6163" w:rsidP="00AE6163">
      <w:pPr>
        <w:pStyle w:val="FootnoteText"/>
      </w:pPr>
      <w:r w:rsidRPr="00035BC6">
        <w:rPr>
          <w:rFonts w:asciiTheme="majorBidi" w:hAnsiTheme="majorBidi" w:cstheme="majorBidi"/>
          <w:sz w:val="16"/>
          <w:szCs w:val="16"/>
          <w:lang w:val="en-GB"/>
        </w:rPr>
        <w:footnoteRef/>
      </w:r>
      <w:r w:rsidRPr="00035BC6">
        <w:rPr>
          <w:rFonts w:asciiTheme="majorBidi" w:hAnsiTheme="majorBidi" w:cstheme="majorBidi"/>
          <w:sz w:val="16"/>
          <w:szCs w:val="16"/>
          <w:lang w:val="en-GB"/>
        </w:rPr>
        <w:t xml:space="preserve"> </w:t>
      </w:r>
      <w:r w:rsidR="009A77DC">
        <w:rPr>
          <w:rFonts w:asciiTheme="majorBidi" w:hAnsiTheme="majorBidi" w:cstheme="majorBidi"/>
          <w:sz w:val="16"/>
          <w:szCs w:val="16"/>
          <w:lang w:val="en-GB"/>
        </w:rPr>
        <w:t xml:space="preserve">A full </w:t>
      </w:r>
      <w:r w:rsidR="00C81753">
        <w:rPr>
          <w:rFonts w:asciiTheme="majorBidi" w:hAnsiTheme="majorBidi" w:cstheme="majorBidi"/>
          <w:sz w:val="16"/>
          <w:szCs w:val="16"/>
          <w:lang w:val="en-GB"/>
        </w:rPr>
        <w:t xml:space="preserve">compilation of current UN system activities on AI capacity-building is available in </w:t>
      </w:r>
      <w:r w:rsidRPr="00035BC6">
        <w:rPr>
          <w:rFonts w:asciiTheme="majorBidi" w:hAnsiTheme="majorBidi" w:cstheme="majorBidi"/>
          <w:sz w:val="16"/>
          <w:szCs w:val="16"/>
          <w:lang w:val="en-GB"/>
        </w:rPr>
        <w:t>online reference document B: Analysis of UN system AICB activities</w:t>
      </w:r>
    </w:p>
  </w:footnote>
  <w:footnote w:id="9">
    <w:p w14:paraId="4BC57FBA" w14:textId="77777777" w:rsidR="001A639E" w:rsidRPr="00035BC6" w:rsidRDefault="001A639E" w:rsidP="001A639E">
      <w:pPr>
        <w:pStyle w:val="FootnoteText"/>
        <w:rPr>
          <w:rFonts w:asciiTheme="majorBidi" w:hAnsiTheme="majorBidi" w:cstheme="majorBidi"/>
          <w:sz w:val="16"/>
          <w:szCs w:val="16"/>
          <w:lang w:val="en-GB"/>
        </w:rPr>
      </w:pPr>
      <w:r w:rsidRPr="00035BC6">
        <w:rPr>
          <w:rFonts w:asciiTheme="majorBidi" w:hAnsiTheme="majorBidi" w:cstheme="majorBidi"/>
          <w:sz w:val="16"/>
          <w:szCs w:val="16"/>
          <w:lang w:val="en-GB"/>
        </w:rPr>
        <w:footnoteRef/>
      </w:r>
      <w:r w:rsidRPr="00035BC6">
        <w:rPr>
          <w:rFonts w:asciiTheme="majorBidi" w:hAnsiTheme="majorBidi" w:cstheme="majorBidi"/>
          <w:sz w:val="16"/>
          <w:szCs w:val="16"/>
          <w:lang w:val="en-GB"/>
        </w:rPr>
        <w:t xml:space="preserve"> See online reference document A: Analysis of AI Capacity Building Financing announcements</w:t>
      </w:r>
    </w:p>
  </w:footnote>
  <w:footnote w:id="10">
    <w:p w14:paraId="23A15C7C" w14:textId="5EC5A2A3" w:rsidR="00396B0D" w:rsidRPr="00A5642D" w:rsidRDefault="00396B0D" w:rsidP="00396B0D">
      <w:pPr>
        <w:pStyle w:val="FootnoteText"/>
        <w:rPr>
          <w:rFonts w:asciiTheme="majorBidi" w:hAnsiTheme="majorBidi" w:cstheme="majorBidi"/>
          <w:sz w:val="16"/>
          <w:szCs w:val="16"/>
        </w:rPr>
      </w:pPr>
      <w:r w:rsidRPr="00220312">
        <w:rPr>
          <w:rFonts w:asciiTheme="majorBidi" w:hAnsiTheme="majorBidi" w:cstheme="majorBidi"/>
          <w:sz w:val="16"/>
          <w:szCs w:val="16"/>
          <w:lang w:val="en-GB"/>
        </w:rPr>
        <w:footnoteRef/>
      </w:r>
      <w:r w:rsidRPr="00A5642D">
        <w:rPr>
          <w:rFonts w:asciiTheme="majorBidi" w:hAnsiTheme="majorBidi" w:cstheme="majorBidi"/>
          <w:sz w:val="16"/>
          <w:szCs w:val="16"/>
        </w:rPr>
        <w:t xml:space="preserve"> </w:t>
      </w:r>
      <w:hyperlink r:id="rId6" w:history="1">
        <w:r w:rsidRPr="00575DF8">
          <w:rPr>
            <w:rStyle w:val="Hyperlink"/>
            <w:rFonts w:asciiTheme="majorBidi" w:hAnsiTheme="majorBidi" w:cstheme="majorBidi"/>
            <w:sz w:val="16"/>
            <w:szCs w:val="16"/>
          </w:rPr>
          <w:t>Preliminary Report of the Independent International Scientific Panel on AI: Evidence-based assessment of opportunities, risks and impacts of artificial intelligenc</w:t>
        </w:r>
        <w:r w:rsidR="00280A47">
          <w:rPr>
            <w:rStyle w:val="Hyperlink"/>
            <w:rFonts w:asciiTheme="majorBidi" w:hAnsiTheme="majorBidi" w:cstheme="majorBidi"/>
            <w:sz w:val="16"/>
            <w:szCs w:val="16"/>
          </w:rPr>
          <w:t>e</w:t>
        </w:r>
        <w:r w:rsidR="005B2C22">
          <w:rPr>
            <w:rStyle w:val="Hyperlink"/>
            <w:rFonts w:asciiTheme="majorBidi" w:hAnsiTheme="majorBidi" w:cstheme="majorBidi"/>
            <w:sz w:val="16"/>
            <w:szCs w:val="16"/>
          </w:rPr>
          <w:t>, 2026</w:t>
        </w:r>
        <w:r w:rsidR="00280A47">
          <w:rPr>
            <w:rStyle w:val="Hyperlink"/>
            <w:rFonts w:asciiTheme="majorBidi" w:hAnsiTheme="majorBidi" w:cstheme="majorBidi"/>
            <w:sz w:val="16"/>
            <w:szCs w:val="16"/>
          </w:rPr>
          <w:t xml:space="preserve"> (p</w:t>
        </w:r>
        <w:r w:rsidR="008914FC">
          <w:rPr>
            <w:rStyle w:val="Hyperlink"/>
            <w:rFonts w:asciiTheme="majorBidi" w:hAnsiTheme="majorBidi" w:cstheme="majorBidi"/>
            <w:sz w:val="16"/>
            <w:szCs w:val="16"/>
          </w:rPr>
          <w:t>28)</w:t>
        </w:r>
      </w:hyperlink>
    </w:p>
  </w:footnote>
  <w:footnote w:id="11">
    <w:p w14:paraId="2C3470F5" w14:textId="77777777" w:rsidR="00AE0365" w:rsidRDefault="00AE0365" w:rsidP="00AE0365">
      <w:pPr>
        <w:pStyle w:val="FootnoteText"/>
      </w:pPr>
      <w:r w:rsidRPr="000F66BE">
        <w:rPr>
          <w:rFonts w:asciiTheme="majorBidi" w:hAnsiTheme="majorBidi" w:cstheme="majorBidi"/>
          <w:sz w:val="16"/>
          <w:szCs w:val="16"/>
          <w:lang w:val="en-GB"/>
        </w:rPr>
        <w:footnoteRef/>
      </w:r>
      <w:r w:rsidRPr="000F66BE">
        <w:rPr>
          <w:rFonts w:asciiTheme="majorBidi" w:hAnsiTheme="majorBidi" w:cstheme="majorBidi"/>
          <w:sz w:val="16"/>
          <w:szCs w:val="16"/>
          <w:lang w:val="en-GB"/>
        </w:rPr>
        <w:t xml:space="preserve"> </w:t>
      </w:r>
      <w:hyperlink r:id="rId7" w:history="1">
        <w:r w:rsidRPr="0042682C">
          <w:rPr>
            <w:rStyle w:val="Hyperlink"/>
            <w:rFonts w:asciiTheme="majorBidi" w:hAnsiTheme="majorBidi" w:cstheme="majorBidi"/>
            <w:sz w:val="16"/>
            <w:szCs w:val="16"/>
            <w:lang w:val="en-GB"/>
          </w:rPr>
          <w:t>A/79/966 (para 40)</w:t>
        </w:r>
      </w:hyperlink>
      <w:r w:rsidRPr="009D7640">
        <w:rPr>
          <w:rFonts w:asciiTheme="majorBidi" w:hAnsiTheme="majorBidi" w:cstheme="majorBidi"/>
          <w:sz w:val="16"/>
          <w:szCs w:val="16"/>
          <w:lang w:val="en-GB"/>
        </w:rPr>
        <w:t xml:space="preserve"> and</w:t>
      </w:r>
      <w:r>
        <w:t xml:space="preserve"> </w:t>
      </w:r>
      <w:hyperlink r:id="rId8" w:history="1">
        <w:r w:rsidRPr="00C1144D">
          <w:rPr>
            <w:rStyle w:val="Hyperlink"/>
            <w:rFonts w:asciiTheme="majorBidi" w:hAnsiTheme="majorBidi" w:cstheme="majorBidi"/>
            <w:sz w:val="16"/>
            <w:szCs w:val="16"/>
            <w:lang w:val="en-GB"/>
          </w:rPr>
          <w:t>Governing AI for Humanity: Final Report, Secretary-General’s High-level Advisory Body on AI</w:t>
        </w:r>
        <w:r>
          <w:rPr>
            <w:rStyle w:val="Hyperlink"/>
            <w:rFonts w:asciiTheme="majorBidi" w:hAnsiTheme="majorBidi" w:cstheme="majorBidi"/>
            <w:sz w:val="16"/>
            <w:szCs w:val="16"/>
            <w:lang w:val="en-GB"/>
          </w:rPr>
          <w:t>, 2024</w:t>
        </w:r>
        <w:r w:rsidRPr="00C1144D">
          <w:rPr>
            <w:rStyle w:val="Hyperlink"/>
            <w:rFonts w:asciiTheme="majorBidi" w:hAnsiTheme="majorBidi" w:cstheme="majorBidi"/>
            <w:sz w:val="16"/>
            <w:szCs w:val="16"/>
            <w:lang w:val="en-GB"/>
          </w:rPr>
          <w:t xml:space="preserve"> (p46)</w:t>
        </w:r>
      </w:hyperlink>
      <w:r>
        <w:rPr>
          <w:rFonts w:asciiTheme="majorBidi" w:hAnsiTheme="majorBidi" w:cstheme="majorBidi"/>
          <w:sz w:val="16"/>
          <w:szCs w:val="16"/>
          <w:lang w:val="en-GB"/>
        </w:rPr>
        <w:t>.</w:t>
      </w:r>
    </w:p>
  </w:footnote>
  <w:footnote w:id="12">
    <w:p w14:paraId="6615C3D9" w14:textId="5D64E062" w:rsidR="008F5D3A" w:rsidRPr="007C4950" w:rsidRDefault="008F5D3A" w:rsidP="007C4950">
      <w:pPr>
        <w:pStyle w:val="FootnoteText"/>
        <w:rPr>
          <w:rFonts w:asciiTheme="majorBidi" w:hAnsiTheme="majorBidi" w:cstheme="majorBidi"/>
          <w:sz w:val="16"/>
          <w:szCs w:val="16"/>
          <w:lang w:val="en-GB"/>
        </w:rPr>
      </w:pPr>
      <w:r w:rsidRPr="00FE4A26">
        <w:rPr>
          <w:rFonts w:asciiTheme="majorBidi" w:hAnsiTheme="majorBidi" w:cstheme="majorBidi"/>
          <w:sz w:val="16"/>
          <w:szCs w:val="16"/>
          <w:lang w:val="en-GB"/>
        </w:rPr>
        <w:footnoteRef/>
      </w:r>
      <w:r w:rsidRPr="00FE4A26">
        <w:rPr>
          <w:rFonts w:asciiTheme="majorBidi" w:hAnsiTheme="majorBidi" w:cstheme="majorBidi"/>
          <w:sz w:val="16"/>
          <w:szCs w:val="16"/>
          <w:lang w:val="en-GB"/>
        </w:rPr>
        <w:t xml:space="preserve"> </w:t>
      </w:r>
      <w:r w:rsidR="007C4950">
        <w:rPr>
          <w:rFonts w:asciiTheme="majorBidi" w:hAnsiTheme="majorBidi" w:cstheme="majorBidi"/>
          <w:sz w:val="16"/>
          <w:szCs w:val="16"/>
          <w:lang w:val="en-GB"/>
        </w:rPr>
        <w:t xml:space="preserve">Online reference document for A/79/966: </w:t>
      </w:r>
      <w:hyperlink r:id="rId9" w:history="1">
        <w:r w:rsidR="007C4950" w:rsidRPr="007C4950">
          <w:rPr>
            <w:rStyle w:val="Hyperlink"/>
            <w:rFonts w:asciiTheme="majorBidi" w:hAnsiTheme="majorBidi" w:cstheme="majorBidi"/>
            <w:sz w:val="16"/>
            <w:szCs w:val="16"/>
            <w:lang w:val="en-GB"/>
          </w:rPr>
          <w:t>Case Studies of Existing Innovative Financing Mechanisms and how they could be adapted for AI Capacity Building in LMICs</w:t>
        </w:r>
      </w:hyperlink>
      <w:r w:rsidR="007C4950" w:rsidRPr="007C4950">
        <w:rPr>
          <w:rFonts w:asciiTheme="majorBidi" w:hAnsiTheme="majorBidi" w:cstheme="majorBidi"/>
          <w:sz w:val="16"/>
          <w:szCs w:val="16"/>
          <w:lang w:val="en-GB"/>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211366"/>
      <w:docPartObj>
        <w:docPartGallery w:val="Watermarks"/>
        <w:docPartUnique/>
      </w:docPartObj>
    </w:sdtPr>
    <w:sdtContent>
      <w:p w14:paraId="0C923350" w14:textId="6DC96ECF" w:rsidR="005F13AA" w:rsidRDefault="00C62985">
        <w:pPr>
          <w:pStyle w:val="Header"/>
        </w:pPr>
        <w:r>
          <w:rPr>
            <w:noProof/>
          </w:rPr>
          <w:pict w14:anchorId="66868D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40;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5F9C"/>
    <w:multiLevelType w:val="hybridMultilevel"/>
    <w:tmpl w:val="709C8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E1652A"/>
    <w:multiLevelType w:val="hybridMultilevel"/>
    <w:tmpl w:val="9FCE1D92"/>
    <w:lvl w:ilvl="0" w:tplc="04090001">
      <w:start w:val="1"/>
      <w:numFmt w:val="bullet"/>
      <w:lvlText w:val=""/>
      <w:lvlJc w:val="left"/>
      <w:pPr>
        <w:ind w:left="853" w:hanging="360"/>
      </w:pPr>
      <w:rPr>
        <w:rFonts w:ascii="Symbol" w:hAnsi="Symbol" w:hint="default"/>
      </w:rPr>
    </w:lvl>
    <w:lvl w:ilvl="1" w:tplc="04090003" w:tentative="1">
      <w:start w:val="1"/>
      <w:numFmt w:val="bullet"/>
      <w:lvlText w:val="o"/>
      <w:lvlJc w:val="left"/>
      <w:pPr>
        <w:ind w:left="1573" w:hanging="360"/>
      </w:pPr>
      <w:rPr>
        <w:rFonts w:ascii="Courier New" w:hAnsi="Courier New" w:cs="Courier New" w:hint="default"/>
      </w:rPr>
    </w:lvl>
    <w:lvl w:ilvl="2" w:tplc="04090005" w:tentative="1">
      <w:start w:val="1"/>
      <w:numFmt w:val="bullet"/>
      <w:lvlText w:val=""/>
      <w:lvlJc w:val="left"/>
      <w:pPr>
        <w:ind w:left="2293" w:hanging="360"/>
      </w:pPr>
      <w:rPr>
        <w:rFonts w:ascii="Wingdings" w:hAnsi="Wingdings" w:hint="default"/>
      </w:rPr>
    </w:lvl>
    <w:lvl w:ilvl="3" w:tplc="04090001" w:tentative="1">
      <w:start w:val="1"/>
      <w:numFmt w:val="bullet"/>
      <w:lvlText w:val=""/>
      <w:lvlJc w:val="left"/>
      <w:pPr>
        <w:ind w:left="3013" w:hanging="360"/>
      </w:pPr>
      <w:rPr>
        <w:rFonts w:ascii="Symbol" w:hAnsi="Symbol" w:hint="default"/>
      </w:rPr>
    </w:lvl>
    <w:lvl w:ilvl="4" w:tplc="04090003" w:tentative="1">
      <w:start w:val="1"/>
      <w:numFmt w:val="bullet"/>
      <w:lvlText w:val="o"/>
      <w:lvlJc w:val="left"/>
      <w:pPr>
        <w:ind w:left="3733" w:hanging="360"/>
      </w:pPr>
      <w:rPr>
        <w:rFonts w:ascii="Courier New" w:hAnsi="Courier New" w:cs="Courier New" w:hint="default"/>
      </w:rPr>
    </w:lvl>
    <w:lvl w:ilvl="5" w:tplc="04090005" w:tentative="1">
      <w:start w:val="1"/>
      <w:numFmt w:val="bullet"/>
      <w:lvlText w:val=""/>
      <w:lvlJc w:val="left"/>
      <w:pPr>
        <w:ind w:left="4453" w:hanging="360"/>
      </w:pPr>
      <w:rPr>
        <w:rFonts w:ascii="Wingdings" w:hAnsi="Wingdings" w:hint="default"/>
      </w:rPr>
    </w:lvl>
    <w:lvl w:ilvl="6" w:tplc="04090001" w:tentative="1">
      <w:start w:val="1"/>
      <w:numFmt w:val="bullet"/>
      <w:lvlText w:val=""/>
      <w:lvlJc w:val="left"/>
      <w:pPr>
        <w:ind w:left="5173" w:hanging="360"/>
      </w:pPr>
      <w:rPr>
        <w:rFonts w:ascii="Symbol" w:hAnsi="Symbol" w:hint="default"/>
      </w:rPr>
    </w:lvl>
    <w:lvl w:ilvl="7" w:tplc="04090003" w:tentative="1">
      <w:start w:val="1"/>
      <w:numFmt w:val="bullet"/>
      <w:lvlText w:val="o"/>
      <w:lvlJc w:val="left"/>
      <w:pPr>
        <w:ind w:left="5893" w:hanging="360"/>
      </w:pPr>
      <w:rPr>
        <w:rFonts w:ascii="Courier New" w:hAnsi="Courier New" w:cs="Courier New" w:hint="default"/>
      </w:rPr>
    </w:lvl>
    <w:lvl w:ilvl="8" w:tplc="04090005" w:tentative="1">
      <w:start w:val="1"/>
      <w:numFmt w:val="bullet"/>
      <w:lvlText w:val=""/>
      <w:lvlJc w:val="left"/>
      <w:pPr>
        <w:ind w:left="6613" w:hanging="360"/>
      </w:pPr>
      <w:rPr>
        <w:rFonts w:ascii="Wingdings" w:hAnsi="Wingdings" w:hint="default"/>
      </w:rPr>
    </w:lvl>
  </w:abstractNum>
  <w:abstractNum w:abstractNumId="2" w15:restartNumberingAfterBreak="0">
    <w:nsid w:val="152DEAC5"/>
    <w:multiLevelType w:val="multilevel"/>
    <w:tmpl w:val="482C43A4"/>
    <w:lvl w:ilvl="0">
      <w:start w:val="1"/>
      <w:numFmt w:val="decimal"/>
      <w:lvlText w:val="%1."/>
      <w:lvlJc w:val="left"/>
      <w:pPr>
        <w:ind w:left="1761" w:hanging="360"/>
      </w:pPr>
      <w:rPr>
        <w:rFonts w:asciiTheme="majorBidi" w:hAnsiTheme="majorBidi" w:cstheme="majorBidi" w:hint="default"/>
        <w:b w:val="0"/>
        <w:bCs w:val="0"/>
        <w:i w:val="0"/>
        <w:iCs w:val="0"/>
        <w:sz w:val="20"/>
        <w:szCs w:val="20"/>
        <w:vertAlign w:val="baseline"/>
      </w:rPr>
    </w:lvl>
    <w:lvl w:ilvl="1">
      <w:start w:val="1"/>
      <w:numFmt w:val="decimal"/>
      <w:lvlText w:val="%1.%2."/>
      <w:lvlJc w:val="left"/>
      <w:pPr>
        <w:ind w:left="2481" w:hanging="360"/>
      </w:pPr>
    </w:lvl>
    <w:lvl w:ilvl="2">
      <w:start w:val="1"/>
      <w:numFmt w:val="decimal"/>
      <w:lvlText w:val="%1.%2.%3."/>
      <w:lvlJc w:val="left"/>
      <w:pPr>
        <w:ind w:left="3201" w:hanging="180"/>
      </w:pPr>
    </w:lvl>
    <w:lvl w:ilvl="3">
      <w:start w:val="1"/>
      <w:numFmt w:val="decimal"/>
      <w:lvlText w:val="%1.%2.%3.%4."/>
      <w:lvlJc w:val="left"/>
      <w:pPr>
        <w:ind w:left="3921" w:hanging="360"/>
      </w:pPr>
    </w:lvl>
    <w:lvl w:ilvl="4">
      <w:start w:val="1"/>
      <w:numFmt w:val="decimal"/>
      <w:lvlText w:val="%1.%2.%3.%4.%5."/>
      <w:lvlJc w:val="left"/>
      <w:pPr>
        <w:ind w:left="4641" w:hanging="360"/>
      </w:pPr>
    </w:lvl>
    <w:lvl w:ilvl="5">
      <w:start w:val="1"/>
      <w:numFmt w:val="decimal"/>
      <w:lvlText w:val="%1.%2.%3.%4.%5.%6."/>
      <w:lvlJc w:val="left"/>
      <w:pPr>
        <w:ind w:left="5361" w:hanging="180"/>
      </w:pPr>
    </w:lvl>
    <w:lvl w:ilvl="6">
      <w:start w:val="1"/>
      <w:numFmt w:val="decimal"/>
      <w:lvlText w:val="%1.%2.%3.%4.%5.%6.%7."/>
      <w:lvlJc w:val="left"/>
      <w:pPr>
        <w:ind w:left="6081" w:hanging="360"/>
      </w:pPr>
    </w:lvl>
    <w:lvl w:ilvl="7">
      <w:start w:val="1"/>
      <w:numFmt w:val="decimal"/>
      <w:lvlText w:val="%1.%2.%3.%4.%5.%6.%7.%8."/>
      <w:lvlJc w:val="left"/>
      <w:pPr>
        <w:ind w:left="6801" w:hanging="360"/>
      </w:pPr>
    </w:lvl>
    <w:lvl w:ilvl="8">
      <w:start w:val="1"/>
      <w:numFmt w:val="decimal"/>
      <w:lvlText w:val="%1.%2.%3.%4.%5.%6.%7.%8.%9."/>
      <w:lvlJc w:val="left"/>
      <w:pPr>
        <w:ind w:left="7521" w:hanging="180"/>
      </w:pPr>
    </w:lvl>
  </w:abstractNum>
  <w:abstractNum w:abstractNumId="3" w15:restartNumberingAfterBreak="0">
    <w:nsid w:val="2F58733E"/>
    <w:multiLevelType w:val="hybridMultilevel"/>
    <w:tmpl w:val="737E26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01523C4"/>
    <w:multiLevelType w:val="hybridMultilevel"/>
    <w:tmpl w:val="C4267D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77B725B"/>
    <w:multiLevelType w:val="hybridMultilevel"/>
    <w:tmpl w:val="A3823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71625A1"/>
    <w:multiLevelType w:val="hybridMultilevel"/>
    <w:tmpl w:val="737E26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7964C4A"/>
    <w:multiLevelType w:val="hybridMultilevel"/>
    <w:tmpl w:val="0AC6B6BA"/>
    <w:lvl w:ilvl="0" w:tplc="837A5EFC">
      <w:start w:val="1"/>
      <w:numFmt w:val="bullet"/>
      <w:lvlText w:val=""/>
      <w:lvlJc w:val="left"/>
      <w:pPr>
        <w:ind w:left="720" w:hanging="360"/>
      </w:pPr>
      <w:rPr>
        <w:rFonts w:ascii="Symbol" w:hAnsi="Symbol" w:hint="default"/>
      </w:rPr>
    </w:lvl>
    <w:lvl w:ilvl="1" w:tplc="79169DC0">
      <w:start w:val="1"/>
      <w:numFmt w:val="bullet"/>
      <w:lvlText w:val="o"/>
      <w:lvlJc w:val="left"/>
      <w:pPr>
        <w:ind w:left="1440" w:hanging="360"/>
      </w:pPr>
      <w:rPr>
        <w:rFonts w:ascii="Courier New" w:hAnsi="Courier New" w:hint="default"/>
      </w:rPr>
    </w:lvl>
    <w:lvl w:ilvl="2" w:tplc="7BAAC5AC">
      <w:start w:val="1"/>
      <w:numFmt w:val="bullet"/>
      <w:lvlText w:val=""/>
      <w:lvlJc w:val="left"/>
      <w:pPr>
        <w:ind w:left="2160" w:hanging="360"/>
      </w:pPr>
      <w:rPr>
        <w:rFonts w:ascii="Wingdings" w:hAnsi="Wingdings" w:hint="default"/>
      </w:rPr>
    </w:lvl>
    <w:lvl w:ilvl="3" w:tplc="E2FC5DF0">
      <w:start w:val="1"/>
      <w:numFmt w:val="bullet"/>
      <w:lvlText w:val=""/>
      <w:lvlJc w:val="left"/>
      <w:pPr>
        <w:ind w:left="2880" w:hanging="360"/>
      </w:pPr>
      <w:rPr>
        <w:rFonts w:ascii="Symbol" w:hAnsi="Symbol" w:hint="default"/>
      </w:rPr>
    </w:lvl>
    <w:lvl w:ilvl="4" w:tplc="2350FC46">
      <w:start w:val="1"/>
      <w:numFmt w:val="bullet"/>
      <w:lvlText w:val="o"/>
      <w:lvlJc w:val="left"/>
      <w:pPr>
        <w:ind w:left="3600" w:hanging="360"/>
      </w:pPr>
      <w:rPr>
        <w:rFonts w:ascii="Courier New" w:hAnsi="Courier New" w:hint="default"/>
      </w:rPr>
    </w:lvl>
    <w:lvl w:ilvl="5" w:tplc="A2D42D1A">
      <w:start w:val="1"/>
      <w:numFmt w:val="bullet"/>
      <w:lvlText w:val=""/>
      <w:lvlJc w:val="left"/>
      <w:pPr>
        <w:ind w:left="4320" w:hanging="360"/>
      </w:pPr>
      <w:rPr>
        <w:rFonts w:ascii="Wingdings" w:hAnsi="Wingdings" w:hint="default"/>
      </w:rPr>
    </w:lvl>
    <w:lvl w:ilvl="6" w:tplc="BFFCA9DC">
      <w:start w:val="1"/>
      <w:numFmt w:val="bullet"/>
      <w:lvlText w:val=""/>
      <w:lvlJc w:val="left"/>
      <w:pPr>
        <w:ind w:left="5040" w:hanging="360"/>
      </w:pPr>
      <w:rPr>
        <w:rFonts w:ascii="Symbol" w:hAnsi="Symbol" w:hint="default"/>
      </w:rPr>
    </w:lvl>
    <w:lvl w:ilvl="7" w:tplc="092C5B74">
      <w:start w:val="1"/>
      <w:numFmt w:val="bullet"/>
      <w:lvlText w:val="o"/>
      <w:lvlJc w:val="left"/>
      <w:pPr>
        <w:ind w:left="5760" w:hanging="360"/>
      </w:pPr>
      <w:rPr>
        <w:rFonts w:ascii="Courier New" w:hAnsi="Courier New" w:hint="default"/>
      </w:rPr>
    </w:lvl>
    <w:lvl w:ilvl="8" w:tplc="C49ABC02">
      <w:start w:val="1"/>
      <w:numFmt w:val="bullet"/>
      <w:lvlText w:val=""/>
      <w:lvlJc w:val="left"/>
      <w:pPr>
        <w:ind w:left="6480" w:hanging="360"/>
      </w:pPr>
      <w:rPr>
        <w:rFonts w:ascii="Wingdings" w:hAnsi="Wingdings" w:hint="default"/>
      </w:rPr>
    </w:lvl>
  </w:abstractNum>
  <w:abstractNum w:abstractNumId="8" w15:restartNumberingAfterBreak="0">
    <w:nsid w:val="684446F9"/>
    <w:multiLevelType w:val="multilevel"/>
    <w:tmpl w:val="482C43A4"/>
    <w:lvl w:ilvl="0">
      <w:start w:val="1"/>
      <w:numFmt w:val="decimal"/>
      <w:lvlText w:val="%1."/>
      <w:lvlJc w:val="left"/>
      <w:pPr>
        <w:ind w:left="720" w:hanging="360"/>
      </w:pPr>
      <w:rPr>
        <w:rFonts w:asciiTheme="majorBidi" w:hAnsiTheme="majorBidi" w:cstheme="majorBidi" w:hint="default"/>
        <w:b w:val="0"/>
        <w:bCs w:val="0"/>
        <w:i w:val="0"/>
        <w:iCs w:val="0"/>
        <w:sz w:val="20"/>
        <w:szCs w:val="20"/>
        <w:vertAlign w:val="baseline"/>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6A2613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83245C"/>
    <w:multiLevelType w:val="hybridMultilevel"/>
    <w:tmpl w:val="737E2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2125D4"/>
    <w:multiLevelType w:val="hybridMultilevel"/>
    <w:tmpl w:val="DF0420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46845727">
    <w:abstractNumId w:val="2"/>
  </w:num>
  <w:num w:numId="2" w16cid:durableId="1581716036">
    <w:abstractNumId w:val="11"/>
  </w:num>
  <w:num w:numId="3" w16cid:durableId="1310675134">
    <w:abstractNumId w:val="4"/>
  </w:num>
  <w:num w:numId="4" w16cid:durableId="594870337">
    <w:abstractNumId w:val="7"/>
  </w:num>
  <w:num w:numId="5" w16cid:durableId="700517132">
    <w:abstractNumId w:val="0"/>
  </w:num>
  <w:num w:numId="6" w16cid:durableId="668674729">
    <w:abstractNumId w:val="5"/>
  </w:num>
  <w:num w:numId="7" w16cid:durableId="1765103168">
    <w:abstractNumId w:val="1"/>
  </w:num>
  <w:num w:numId="8" w16cid:durableId="2025861292">
    <w:abstractNumId w:val="8"/>
  </w:num>
  <w:num w:numId="9" w16cid:durableId="1560706748">
    <w:abstractNumId w:val="10"/>
  </w:num>
  <w:num w:numId="10" w16cid:durableId="1741054352">
    <w:abstractNumId w:val="9"/>
  </w:num>
  <w:num w:numId="11" w16cid:durableId="1017075083">
    <w:abstractNumId w:val="6"/>
  </w:num>
  <w:num w:numId="12" w16cid:durableId="1413315732">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uintin Chou-Lambert">
    <w15:presenceInfo w15:providerId="AD" w15:userId="S::quintin.chou-lambert@un.org::0e1366ed-15e4-4abf-81c1-bc9ce755d1d6"/>
  </w15:person>
  <w15:person w15:author="Karima El Korri">
    <w15:presenceInfo w15:providerId="None" w15:userId="Karima El Korri"/>
  </w15:person>
  <w15:person w15:author="Vincent Stueber">
    <w15:presenceInfo w15:providerId="AD" w15:userId="S::vincent.stueber@un.org::e49c6431-54a8-45d2-9c41-51a0c2785378"/>
  </w15:person>
  <w15:person w15:author="Rule of Law Unit">
    <w15:presenceInfo w15:providerId="None" w15:userId="Rule of Law Unit"/>
  </w15:person>
  <w15:person w15:author="EOSG/PU (HG)">
    <w15:presenceInfo w15:providerId="None" w15:userId="EOSG/PU (HG)"/>
  </w15:person>
  <w15:person w15:author="Philippe Sacher">
    <w15:presenceInfo w15:providerId="AD" w15:userId="S::philippe.sacher@un.org::203f2cde-f045-43be-9170-3ae01a66c0fa"/>
  </w15:person>
  <w15:person w15:author="SDU BE">
    <w15:presenceInfo w15:providerId="None" w15:userId="SDU 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7E95A3"/>
    <w:rsid w:val="000001CD"/>
    <w:rsid w:val="0000073A"/>
    <w:rsid w:val="00000CF1"/>
    <w:rsid w:val="00000EB8"/>
    <w:rsid w:val="0000136C"/>
    <w:rsid w:val="00001A3F"/>
    <w:rsid w:val="000024D5"/>
    <w:rsid w:val="0000259B"/>
    <w:rsid w:val="00002A77"/>
    <w:rsid w:val="00003345"/>
    <w:rsid w:val="000033D7"/>
    <w:rsid w:val="0000364B"/>
    <w:rsid w:val="00003D85"/>
    <w:rsid w:val="00003FF6"/>
    <w:rsid w:val="000044EF"/>
    <w:rsid w:val="000048F1"/>
    <w:rsid w:val="00005795"/>
    <w:rsid w:val="00005CD3"/>
    <w:rsid w:val="0000631C"/>
    <w:rsid w:val="000063EB"/>
    <w:rsid w:val="000069E0"/>
    <w:rsid w:val="000074CA"/>
    <w:rsid w:val="0000795C"/>
    <w:rsid w:val="00007BC4"/>
    <w:rsid w:val="00010133"/>
    <w:rsid w:val="0001053B"/>
    <w:rsid w:val="00010744"/>
    <w:rsid w:val="0001085F"/>
    <w:rsid w:val="0001094C"/>
    <w:rsid w:val="00010CFC"/>
    <w:rsid w:val="00010E30"/>
    <w:rsid w:val="0001111A"/>
    <w:rsid w:val="0001137D"/>
    <w:rsid w:val="000115C0"/>
    <w:rsid w:val="0001173A"/>
    <w:rsid w:val="0001188C"/>
    <w:rsid w:val="000118E8"/>
    <w:rsid w:val="00011BB8"/>
    <w:rsid w:val="000120E5"/>
    <w:rsid w:val="000121EA"/>
    <w:rsid w:val="00012603"/>
    <w:rsid w:val="00012B80"/>
    <w:rsid w:val="00013017"/>
    <w:rsid w:val="0001394E"/>
    <w:rsid w:val="00013D0B"/>
    <w:rsid w:val="000146DA"/>
    <w:rsid w:val="00014739"/>
    <w:rsid w:val="0001480F"/>
    <w:rsid w:val="000158D9"/>
    <w:rsid w:val="00015DAE"/>
    <w:rsid w:val="00015F01"/>
    <w:rsid w:val="00015F0E"/>
    <w:rsid w:val="00016081"/>
    <w:rsid w:val="00016209"/>
    <w:rsid w:val="0001662A"/>
    <w:rsid w:val="00016986"/>
    <w:rsid w:val="0001722E"/>
    <w:rsid w:val="00017564"/>
    <w:rsid w:val="00017B1C"/>
    <w:rsid w:val="00020629"/>
    <w:rsid w:val="000208D9"/>
    <w:rsid w:val="00021285"/>
    <w:rsid w:val="00021BF6"/>
    <w:rsid w:val="00021D3E"/>
    <w:rsid w:val="00022035"/>
    <w:rsid w:val="000225DF"/>
    <w:rsid w:val="00022711"/>
    <w:rsid w:val="000227B9"/>
    <w:rsid w:val="00022873"/>
    <w:rsid w:val="00023A7C"/>
    <w:rsid w:val="00024242"/>
    <w:rsid w:val="0002467B"/>
    <w:rsid w:val="000247AE"/>
    <w:rsid w:val="00024B3A"/>
    <w:rsid w:val="0002503D"/>
    <w:rsid w:val="0002527A"/>
    <w:rsid w:val="00025850"/>
    <w:rsid w:val="00025972"/>
    <w:rsid w:val="00025BB5"/>
    <w:rsid w:val="00026442"/>
    <w:rsid w:val="00026BE8"/>
    <w:rsid w:val="000270F2"/>
    <w:rsid w:val="00027862"/>
    <w:rsid w:val="000279F7"/>
    <w:rsid w:val="00027A8A"/>
    <w:rsid w:val="00027ADF"/>
    <w:rsid w:val="00027B72"/>
    <w:rsid w:val="00027B80"/>
    <w:rsid w:val="00027F7D"/>
    <w:rsid w:val="0003010C"/>
    <w:rsid w:val="000301BA"/>
    <w:rsid w:val="000301D4"/>
    <w:rsid w:val="00030450"/>
    <w:rsid w:val="000309B4"/>
    <w:rsid w:val="00030A62"/>
    <w:rsid w:val="00030C28"/>
    <w:rsid w:val="00031142"/>
    <w:rsid w:val="00031205"/>
    <w:rsid w:val="00031320"/>
    <w:rsid w:val="00031542"/>
    <w:rsid w:val="000318E9"/>
    <w:rsid w:val="0003203B"/>
    <w:rsid w:val="0003206D"/>
    <w:rsid w:val="000322B6"/>
    <w:rsid w:val="00032FA6"/>
    <w:rsid w:val="0003310C"/>
    <w:rsid w:val="000333F3"/>
    <w:rsid w:val="00033404"/>
    <w:rsid w:val="0003369B"/>
    <w:rsid w:val="000338C3"/>
    <w:rsid w:val="00033A3E"/>
    <w:rsid w:val="0003433B"/>
    <w:rsid w:val="000346C0"/>
    <w:rsid w:val="000347BD"/>
    <w:rsid w:val="000347F5"/>
    <w:rsid w:val="00034A47"/>
    <w:rsid w:val="00035BC6"/>
    <w:rsid w:val="000360A5"/>
    <w:rsid w:val="000362AE"/>
    <w:rsid w:val="00036545"/>
    <w:rsid w:val="0003661E"/>
    <w:rsid w:val="000366CE"/>
    <w:rsid w:val="00037167"/>
    <w:rsid w:val="00037C82"/>
    <w:rsid w:val="00037E2C"/>
    <w:rsid w:val="00037FD7"/>
    <w:rsid w:val="00040765"/>
    <w:rsid w:val="00040BBB"/>
    <w:rsid w:val="00040CC4"/>
    <w:rsid w:val="00040DA4"/>
    <w:rsid w:val="00040E39"/>
    <w:rsid w:val="00040E68"/>
    <w:rsid w:val="00040F6B"/>
    <w:rsid w:val="0004174B"/>
    <w:rsid w:val="00041C71"/>
    <w:rsid w:val="00041DE1"/>
    <w:rsid w:val="00042219"/>
    <w:rsid w:val="00042B58"/>
    <w:rsid w:val="00042C8A"/>
    <w:rsid w:val="00042D38"/>
    <w:rsid w:val="0004323B"/>
    <w:rsid w:val="000433DC"/>
    <w:rsid w:val="00043985"/>
    <w:rsid w:val="00043A78"/>
    <w:rsid w:val="00044586"/>
    <w:rsid w:val="00044AF8"/>
    <w:rsid w:val="00044E9C"/>
    <w:rsid w:val="00045313"/>
    <w:rsid w:val="0004578F"/>
    <w:rsid w:val="00045924"/>
    <w:rsid w:val="000468F5"/>
    <w:rsid w:val="00046A30"/>
    <w:rsid w:val="00047533"/>
    <w:rsid w:val="000475C6"/>
    <w:rsid w:val="00047600"/>
    <w:rsid w:val="00050A37"/>
    <w:rsid w:val="00051816"/>
    <w:rsid w:val="00051B42"/>
    <w:rsid w:val="00051F52"/>
    <w:rsid w:val="00052323"/>
    <w:rsid w:val="000524E5"/>
    <w:rsid w:val="0005269A"/>
    <w:rsid w:val="00052A5F"/>
    <w:rsid w:val="00052B8A"/>
    <w:rsid w:val="00052CD8"/>
    <w:rsid w:val="00052D96"/>
    <w:rsid w:val="00053255"/>
    <w:rsid w:val="000534C5"/>
    <w:rsid w:val="0005410B"/>
    <w:rsid w:val="0005440A"/>
    <w:rsid w:val="000546DE"/>
    <w:rsid w:val="00054797"/>
    <w:rsid w:val="00054E4B"/>
    <w:rsid w:val="00054E99"/>
    <w:rsid w:val="00054EB9"/>
    <w:rsid w:val="00055AA8"/>
    <w:rsid w:val="00055EBE"/>
    <w:rsid w:val="000562D8"/>
    <w:rsid w:val="00056ADA"/>
    <w:rsid w:val="00057026"/>
    <w:rsid w:val="00057587"/>
    <w:rsid w:val="000577E5"/>
    <w:rsid w:val="00057BEB"/>
    <w:rsid w:val="00057FEA"/>
    <w:rsid w:val="00060A38"/>
    <w:rsid w:val="00060A5F"/>
    <w:rsid w:val="00060AE7"/>
    <w:rsid w:val="00060C04"/>
    <w:rsid w:val="00060E52"/>
    <w:rsid w:val="000611F5"/>
    <w:rsid w:val="00061BDA"/>
    <w:rsid w:val="00061EC7"/>
    <w:rsid w:val="00061EF1"/>
    <w:rsid w:val="00061FB9"/>
    <w:rsid w:val="0006364F"/>
    <w:rsid w:val="00064380"/>
    <w:rsid w:val="000649A8"/>
    <w:rsid w:val="00064EDB"/>
    <w:rsid w:val="00065091"/>
    <w:rsid w:val="00065F48"/>
    <w:rsid w:val="00066080"/>
    <w:rsid w:val="000664FC"/>
    <w:rsid w:val="00066927"/>
    <w:rsid w:val="0006692E"/>
    <w:rsid w:val="00066C59"/>
    <w:rsid w:val="00066D22"/>
    <w:rsid w:val="000675E1"/>
    <w:rsid w:val="000676BE"/>
    <w:rsid w:val="000676C2"/>
    <w:rsid w:val="00070144"/>
    <w:rsid w:val="0007053F"/>
    <w:rsid w:val="000708F1"/>
    <w:rsid w:val="00070F2B"/>
    <w:rsid w:val="000717EC"/>
    <w:rsid w:val="00071911"/>
    <w:rsid w:val="0007194D"/>
    <w:rsid w:val="000719F6"/>
    <w:rsid w:val="00072401"/>
    <w:rsid w:val="00072AA1"/>
    <w:rsid w:val="00072BBE"/>
    <w:rsid w:val="00072CAE"/>
    <w:rsid w:val="00072FC5"/>
    <w:rsid w:val="00073363"/>
    <w:rsid w:val="000734CE"/>
    <w:rsid w:val="00073516"/>
    <w:rsid w:val="000737B6"/>
    <w:rsid w:val="00073BB3"/>
    <w:rsid w:val="00073C16"/>
    <w:rsid w:val="00073DB5"/>
    <w:rsid w:val="00074563"/>
    <w:rsid w:val="00074985"/>
    <w:rsid w:val="00074E35"/>
    <w:rsid w:val="00076166"/>
    <w:rsid w:val="00076189"/>
    <w:rsid w:val="000764BB"/>
    <w:rsid w:val="00076918"/>
    <w:rsid w:val="00077004"/>
    <w:rsid w:val="0008031B"/>
    <w:rsid w:val="00080867"/>
    <w:rsid w:val="00080C2A"/>
    <w:rsid w:val="00080CB3"/>
    <w:rsid w:val="00080E01"/>
    <w:rsid w:val="00080E72"/>
    <w:rsid w:val="00081001"/>
    <w:rsid w:val="00081368"/>
    <w:rsid w:val="000813DB"/>
    <w:rsid w:val="0008191A"/>
    <w:rsid w:val="00081ED5"/>
    <w:rsid w:val="00082BE2"/>
    <w:rsid w:val="00082E5B"/>
    <w:rsid w:val="00083496"/>
    <w:rsid w:val="0008387D"/>
    <w:rsid w:val="00083CFE"/>
    <w:rsid w:val="00084450"/>
    <w:rsid w:val="000845A3"/>
    <w:rsid w:val="00084975"/>
    <w:rsid w:val="00084B38"/>
    <w:rsid w:val="00084CF2"/>
    <w:rsid w:val="00084DCD"/>
    <w:rsid w:val="00084E64"/>
    <w:rsid w:val="00085294"/>
    <w:rsid w:val="0008553A"/>
    <w:rsid w:val="0008593B"/>
    <w:rsid w:val="00085B8B"/>
    <w:rsid w:val="00085DEE"/>
    <w:rsid w:val="00085E01"/>
    <w:rsid w:val="00085E6B"/>
    <w:rsid w:val="000862A2"/>
    <w:rsid w:val="0008641F"/>
    <w:rsid w:val="00086493"/>
    <w:rsid w:val="00086AC1"/>
    <w:rsid w:val="00086E4A"/>
    <w:rsid w:val="00087BD5"/>
    <w:rsid w:val="00087D9E"/>
    <w:rsid w:val="0009045E"/>
    <w:rsid w:val="00090A76"/>
    <w:rsid w:val="00092410"/>
    <w:rsid w:val="00092497"/>
    <w:rsid w:val="0009252C"/>
    <w:rsid w:val="0009283B"/>
    <w:rsid w:val="00092F43"/>
    <w:rsid w:val="00093130"/>
    <w:rsid w:val="0009313E"/>
    <w:rsid w:val="00093A32"/>
    <w:rsid w:val="00093C00"/>
    <w:rsid w:val="00093F75"/>
    <w:rsid w:val="00094076"/>
    <w:rsid w:val="000941C5"/>
    <w:rsid w:val="000942FB"/>
    <w:rsid w:val="00094559"/>
    <w:rsid w:val="00094688"/>
    <w:rsid w:val="00094DF6"/>
    <w:rsid w:val="00094F22"/>
    <w:rsid w:val="0009535C"/>
    <w:rsid w:val="00095722"/>
    <w:rsid w:val="00095879"/>
    <w:rsid w:val="000959BA"/>
    <w:rsid w:val="000963B3"/>
    <w:rsid w:val="00096605"/>
    <w:rsid w:val="00096790"/>
    <w:rsid w:val="00097066"/>
    <w:rsid w:val="000971AC"/>
    <w:rsid w:val="000973FB"/>
    <w:rsid w:val="0009746A"/>
    <w:rsid w:val="0009776C"/>
    <w:rsid w:val="00097E85"/>
    <w:rsid w:val="000A0407"/>
    <w:rsid w:val="000A0BE3"/>
    <w:rsid w:val="000A1A73"/>
    <w:rsid w:val="000A1A84"/>
    <w:rsid w:val="000A1DEB"/>
    <w:rsid w:val="000A2410"/>
    <w:rsid w:val="000A26C8"/>
    <w:rsid w:val="000A27D6"/>
    <w:rsid w:val="000A2974"/>
    <w:rsid w:val="000A3386"/>
    <w:rsid w:val="000A3530"/>
    <w:rsid w:val="000A356C"/>
    <w:rsid w:val="000A391A"/>
    <w:rsid w:val="000A3A4D"/>
    <w:rsid w:val="000A3A6B"/>
    <w:rsid w:val="000A3BE9"/>
    <w:rsid w:val="000A44FC"/>
    <w:rsid w:val="000A4832"/>
    <w:rsid w:val="000A4DCB"/>
    <w:rsid w:val="000A57DF"/>
    <w:rsid w:val="000A5D02"/>
    <w:rsid w:val="000A5D63"/>
    <w:rsid w:val="000A7361"/>
    <w:rsid w:val="000B0045"/>
    <w:rsid w:val="000B0386"/>
    <w:rsid w:val="000B063A"/>
    <w:rsid w:val="000B063E"/>
    <w:rsid w:val="000B0801"/>
    <w:rsid w:val="000B0B94"/>
    <w:rsid w:val="000B0E03"/>
    <w:rsid w:val="000B1DCC"/>
    <w:rsid w:val="000B2211"/>
    <w:rsid w:val="000B283C"/>
    <w:rsid w:val="000B334D"/>
    <w:rsid w:val="000B355D"/>
    <w:rsid w:val="000B4419"/>
    <w:rsid w:val="000B4DD2"/>
    <w:rsid w:val="000B59E4"/>
    <w:rsid w:val="000B5A64"/>
    <w:rsid w:val="000B5C10"/>
    <w:rsid w:val="000B6373"/>
    <w:rsid w:val="000B6596"/>
    <w:rsid w:val="000B6A86"/>
    <w:rsid w:val="000B6FF5"/>
    <w:rsid w:val="000B7197"/>
    <w:rsid w:val="000B77D9"/>
    <w:rsid w:val="000B7F37"/>
    <w:rsid w:val="000C0077"/>
    <w:rsid w:val="000C039A"/>
    <w:rsid w:val="000C0941"/>
    <w:rsid w:val="000C104C"/>
    <w:rsid w:val="000C1A9E"/>
    <w:rsid w:val="000C1B06"/>
    <w:rsid w:val="000C2443"/>
    <w:rsid w:val="000C2568"/>
    <w:rsid w:val="000C2795"/>
    <w:rsid w:val="000C2959"/>
    <w:rsid w:val="000C30B8"/>
    <w:rsid w:val="000C333E"/>
    <w:rsid w:val="000C3D51"/>
    <w:rsid w:val="000C3F74"/>
    <w:rsid w:val="000C56DE"/>
    <w:rsid w:val="000C5D87"/>
    <w:rsid w:val="000C6513"/>
    <w:rsid w:val="000C6737"/>
    <w:rsid w:val="000C6D45"/>
    <w:rsid w:val="000CB021"/>
    <w:rsid w:val="000D0311"/>
    <w:rsid w:val="000D03FA"/>
    <w:rsid w:val="000D045A"/>
    <w:rsid w:val="000D0CBB"/>
    <w:rsid w:val="000D0CF9"/>
    <w:rsid w:val="000D10DC"/>
    <w:rsid w:val="000D18E0"/>
    <w:rsid w:val="000D1A34"/>
    <w:rsid w:val="000D1AFB"/>
    <w:rsid w:val="000D1D9C"/>
    <w:rsid w:val="000D24A7"/>
    <w:rsid w:val="000D2532"/>
    <w:rsid w:val="000D2D69"/>
    <w:rsid w:val="000D2F13"/>
    <w:rsid w:val="000D3033"/>
    <w:rsid w:val="000D3204"/>
    <w:rsid w:val="000D3212"/>
    <w:rsid w:val="000D336C"/>
    <w:rsid w:val="000D3627"/>
    <w:rsid w:val="000D3EAB"/>
    <w:rsid w:val="000D3F65"/>
    <w:rsid w:val="000D4483"/>
    <w:rsid w:val="000D4724"/>
    <w:rsid w:val="000D4D55"/>
    <w:rsid w:val="000D533E"/>
    <w:rsid w:val="000D6694"/>
    <w:rsid w:val="000D6FAA"/>
    <w:rsid w:val="000D7207"/>
    <w:rsid w:val="000D7600"/>
    <w:rsid w:val="000D791F"/>
    <w:rsid w:val="000D7FAB"/>
    <w:rsid w:val="000E0265"/>
    <w:rsid w:val="000E034A"/>
    <w:rsid w:val="000E0B27"/>
    <w:rsid w:val="000E1089"/>
    <w:rsid w:val="000E11FE"/>
    <w:rsid w:val="000E1DD7"/>
    <w:rsid w:val="000E2A98"/>
    <w:rsid w:val="000E2E2C"/>
    <w:rsid w:val="000E35C7"/>
    <w:rsid w:val="000E373B"/>
    <w:rsid w:val="000E3D74"/>
    <w:rsid w:val="000E4086"/>
    <w:rsid w:val="000E4323"/>
    <w:rsid w:val="000E45D5"/>
    <w:rsid w:val="000E46FB"/>
    <w:rsid w:val="000E4B8B"/>
    <w:rsid w:val="000E4DE9"/>
    <w:rsid w:val="000E4F63"/>
    <w:rsid w:val="000E4F9E"/>
    <w:rsid w:val="000E52A7"/>
    <w:rsid w:val="000E5C5B"/>
    <w:rsid w:val="000E6068"/>
    <w:rsid w:val="000E65B3"/>
    <w:rsid w:val="000E67FF"/>
    <w:rsid w:val="000E6E30"/>
    <w:rsid w:val="000E6E88"/>
    <w:rsid w:val="000E7320"/>
    <w:rsid w:val="000E77BE"/>
    <w:rsid w:val="000E7946"/>
    <w:rsid w:val="000E7AF7"/>
    <w:rsid w:val="000F01A8"/>
    <w:rsid w:val="000F0555"/>
    <w:rsid w:val="000F0DA5"/>
    <w:rsid w:val="000F1232"/>
    <w:rsid w:val="000F14EB"/>
    <w:rsid w:val="000F1979"/>
    <w:rsid w:val="000F234E"/>
    <w:rsid w:val="000F28E9"/>
    <w:rsid w:val="000F2D2B"/>
    <w:rsid w:val="000F30C8"/>
    <w:rsid w:val="000F368F"/>
    <w:rsid w:val="000F40FC"/>
    <w:rsid w:val="000F4581"/>
    <w:rsid w:val="000F47A2"/>
    <w:rsid w:val="000F4910"/>
    <w:rsid w:val="000F499A"/>
    <w:rsid w:val="000F4C45"/>
    <w:rsid w:val="000F4D58"/>
    <w:rsid w:val="000F4EE2"/>
    <w:rsid w:val="000F4FC6"/>
    <w:rsid w:val="000F52C5"/>
    <w:rsid w:val="000F58D3"/>
    <w:rsid w:val="000F593D"/>
    <w:rsid w:val="000F598B"/>
    <w:rsid w:val="000F63C9"/>
    <w:rsid w:val="000F66BE"/>
    <w:rsid w:val="000F66FB"/>
    <w:rsid w:val="000F6B97"/>
    <w:rsid w:val="000F7071"/>
    <w:rsid w:val="000F76A9"/>
    <w:rsid w:val="000F771F"/>
    <w:rsid w:val="000F7EA5"/>
    <w:rsid w:val="00100018"/>
    <w:rsid w:val="0010062C"/>
    <w:rsid w:val="001009AB"/>
    <w:rsid w:val="001010CA"/>
    <w:rsid w:val="00101CE3"/>
    <w:rsid w:val="00101E1A"/>
    <w:rsid w:val="001020AB"/>
    <w:rsid w:val="001021C9"/>
    <w:rsid w:val="0010257C"/>
    <w:rsid w:val="0010278F"/>
    <w:rsid w:val="001028BF"/>
    <w:rsid w:val="00102D34"/>
    <w:rsid w:val="00103201"/>
    <w:rsid w:val="001033ED"/>
    <w:rsid w:val="00103AA8"/>
    <w:rsid w:val="00104331"/>
    <w:rsid w:val="001045E0"/>
    <w:rsid w:val="0010491B"/>
    <w:rsid w:val="00104DC1"/>
    <w:rsid w:val="00105093"/>
    <w:rsid w:val="00105737"/>
    <w:rsid w:val="00106075"/>
    <w:rsid w:val="00106172"/>
    <w:rsid w:val="0010639F"/>
    <w:rsid w:val="00106416"/>
    <w:rsid w:val="00106464"/>
    <w:rsid w:val="00106644"/>
    <w:rsid w:val="001067FD"/>
    <w:rsid w:val="00106A95"/>
    <w:rsid w:val="00107798"/>
    <w:rsid w:val="001079A9"/>
    <w:rsid w:val="00107E39"/>
    <w:rsid w:val="00110C00"/>
    <w:rsid w:val="00110C6A"/>
    <w:rsid w:val="001114EE"/>
    <w:rsid w:val="0011155A"/>
    <w:rsid w:val="001119E7"/>
    <w:rsid w:val="00111B1E"/>
    <w:rsid w:val="00111B41"/>
    <w:rsid w:val="00111D8E"/>
    <w:rsid w:val="00112121"/>
    <w:rsid w:val="0011221B"/>
    <w:rsid w:val="00112566"/>
    <w:rsid w:val="001126C1"/>
    <w:rsid w:val="00112783"/>
    <w:rsid w:val="00112A94"/>
    <w:rsid w:val="00113076"/>
    <w:rsid w:val="00113112"/>
    <w:rsid w:val="00113538"/>
    <w:rsid w:val="00113919"/>
    <w:rsid w:val="00113DB4"/>
    <w:rsid w:val="001145FC"/>
    <w:rsid w:val="0011484C"/>
    <w:rsid w:val="00114D61"/>
    <w:rsid w:val="00114DFF"/>
    <w:rsid w:val="00114EEF"/>
    <w:rsid w:val="00115013"/>
    <w:rsid w:val="00115112"/>
    <w:rsid w:val="00115543"/>
    <w:rsid w:val="00115D1E"/>
    <w:rsid w:val="00115D86"/>
    <w:rsid w:val="0011614D"/>
    <w:rsid w:val="00116FA7"/>
    <w:rsid w:val="001171F7"/>
    <w:rsid w:val="00117687"/>
    <w:rsid w:val="0011768F"/>
    <w:rsid w:val="001178CB"/>
    <w:rsid w:val="00117B43"/>
    <w:rsid w:val="00120366"/>
    <w:rsid w:val="00121A9B"/>
    <w:rsid w:val="00121D1E"/>
    <w:rsid w:val="00121E28"/>
    <w:rsid w:val="001220E2"/>
    <w:rsid w:val="0012290D"/>
    <w:rsid w:val="00122AE9"/>
    <w:rsid w:val="00122F1B"/>
    <w:rsid w:val="00123612"/>
    <w:rsid w:val="001238F4"/>
    <w:rsid w:val="00123966"/>
    <w:rsid w:val="00123A81"/>
    <w:rsid w:val="00123E53"/>
    <w:rsid w:val="00123E76"/>
    <w:rsid w:val="00124829"/>
    <w:rsid w:val="00124E5A"/>
    <w:rsid w:val="00125215"/>
    <w:rsid w:val="00125599"/>
    <w:rsid w:val="001257CE"/>
    <w:rsid w:val="00125B69"/>
    <w:rsid w:val="00125BAD"/>
    <w:rsid w:val="0012617D"/>
    <w:rsid w:val="00126F85"/>
    <w:rsid w:val="00127056"/>
    <w:rsid w:val="00127059"/>
    <w:rsid w:val="001271C4"/>
    <w:rsid w:val="001272E0"/>
    <w:rsid w:val="00127D40"/>
    <w:rsid w:val="001308A1"/>
    <w:rsid w:val="00130970"/>
    <w:rsid w:val="00130B48"/>
    <w:rsid w:val="0013103B"/>
    <w:rsid w:val="00131CE1"/>
    <w:rsid w:val="00132088"/>
    <w:rsid w:val="001323CD"/>
    <w:rsid w:val="00132BF2"/>
    <w:rsid w:val="00133043"/>
    <w:rsid w:val="00133145"/>
    <w:rsid w:val="00133546"/>
    <w:rsid w:val="00133862"/>
    <w:rsid w:val="00133C2D"/>
    <w:rsid w:val="001342F3"/>
    <w:rsid w:val="001343EF"/>
    <w:rsid w:val="00134683"/>
    <w:rsid w:val="00134A44"/>
    <w:rsid w:val="00134DBC"/>
    <w:rsid w:val="001351E2"/>
    <w:rsid w:val="00135442"/>
    <w:rsid w:val="0013547B"/>
    <w:rsid w:val="001356B0"/>
    <w:rsid w:val="00135773"/>
    <w:rsid w:val="0013585D"/>
    <w:rsid w:val="001358D3"/>
    <w:rsid w:val="00135EB7"/>
    <w:rsid w:val="001364F7"/>
    <w:rsid w:val="001368B8"/>
    <w:rsid w:val="00136A64"/>
    <w:rsid w:val="00136EDE"/>
    <w:rsid w:val="0013708F"/>
    <w:rsid w:val="00137741"/>
    <w:rsid w:val="00137C9E"/>
    <w:rsid w:val="00137D44"/>
    <w:rsid w:val="00137D53"/>
    <w:rsid w:val="001409B0"/>
    <w:rsid w:val="00140FC8"/>
    <w:rsid w:val="001414A8"/>
    <w:rsid w:val="00141868"/>
    <w:rsid w:val="00141DAD"/>
    <w:rsid w:val="00142774"/>
    <w:rsid w:val="00142F63"/>
    <w:rsid w:val="00143047"/>
    <w:rsid w:val="001432EF"/>
    <w:rsid w:val="0014362C"/>
    <w:rsid w:val="00143B37"/>
    <w:rsid w:val="00143CAF"/>
    <w:rsid w:val="00144342"/>
    <w:rsid w:val="0014447A"/>
    <w:rsid w:val="001444CA"/>
    <w:rsid w:val="00144709"/>
    <w:rsid w:val="00144914"/>
    <w:rsid w:val="00144B41"/>
    <w:rsid w:val="00144C6B"/>
    <w:rsid w:val="00145AD5"/>
    <w:rsid w:val="00145AF2"/>
    <w:rsid w:val="00145B12"/>
    <w:rsid w:val="0014609F"/>
    <w:rsid w:val="001462A3"/>
    <w:rsid w:val="00146A54"/>
    <w:rsid w:val="00146BB4"/>
    <w:rsid w:val="00147002"/>
    <w:rsid w:val="00147455"/>
    <w:rsid w:val="001477F6"/>
    <w:rsid w:val="001500E5"/>
    <w:rsid w:val="00150381"/>
    <w:rsid w:val="001506DA"/>
    <w:rsid w:val="00150876"/>
    <w:rsid w:val="0015091A"/>
    <w:rsid w:val="001509C9"/>
    <w:rsid w:val="00150E02"/>
    <w:rsid w:val="00150E94"/>
    <w:rsid w:val="0015102B"/>
    <w:rsid w:val="001516E3"/>
    <w:rsid w:val="00151B41"/>
    <w:rsid w:val="00152434"/>
    <w:rsid w:val="00152546"/>
    <w:rsid w:val="00152929"/>
    <w:rsid w:val="00152F8C"/>
    <w:rsid w:val="00152FD5"/>
    <w:rsid w:val="00152FF2"/>
    <w:rsid w:val="00153A96"/>
    <w:rsid w:val="00153B8A"/>
    <w:rsid w:val="00153CA5"/>
    <w:rsid w:val="00153CAD"/>
    <w:rsid w:val="00153F07"/>
    <w:rsid w:val="00153F26"/>
    <w:rsid w:val="00154253"/>
    <w:rsid w:val="001542F4"/>
    <w:rsid w:val="0015442D"/>
    <w:rsid w:val="00154635"/>
    <w:rsid w:val="00154D51"/>
    <w:rsid w:val="00154F2A"/>
    <w:rsid w:val="00155BBB"/>
    <w:rsid w:val="001578F5"/>
    <w:rsid w:val="00157A72"/>
    <w:rsid w:val="001603E9"/>
    <w:rsid w:val="001604CD"/>
    <w:rsid w:val="001607D3"/>
    <w:rsid w:val="00161266"/>
    <w:rsid w:val="00161BC8"/>
    <w:rsid w:val="00161CB5"/>
    <w:rsid w:val="00161E93"/>
    <w:rsid w:val="001623F5"/>
    <w:rsid w:val="00162AB2"/>
    <w:rsid w:val="00162B15"/>
    <w:rsid w:val="00162CDF"/>
    <w:rsid w:val="0016315C"/>
    <w:rsid w:val="0016325C"/>
    <w:rsid w:val="001637F4"/>
    <w:rsid w:val="00163E01"/>
    <w:rsid w:val="00164DD3"/>
    <w:rsid w:val="0016525F"/>
    <w:rsid w:val="001653D4"/>
    <w:rsid w:val="00165A25"/>
    <w:rsid w:val="001660F9"/>
    <w:rsid w:val="001663AC"/>
    <w:rsid w:val="00166809"/>
    <w:rsid w:val="0016697B"/>
    <w:rsid w:val="00166A43"/>
    <w:rsid w:val="00166EDC"/>
    <w:rsid w:val="00167E0A"/>
    <w:rsid w:val="00170A90"/>
    <w:rsid w:val="00170B70"/>
    <w:rsid w:val="00170C70"/>
    <w:rsid w:val="00171196"/>
    <w:rsid w:val="00172254"/>
    <w:rsid w:val="00172408"/>
    <w:rsid w:val="0017242B"/>
    <w:rsid w:val="001725B6"/>
    <w:rsid w:val="001726DB"/>
    <w:rsid w:val="00172D9D"/>
    <w:rsid w:val="00172F17"/>
    <w:rsid w:val="00172FC1"/>
    <w:rsid w:val="00173163"/>
    <w:rsid w:val="001733A3"/>
    <w:rsid w:val="00173A3C"/>
    <w:rsid w:val="00173CF7"/>
    <w:rsid w:val="00173F30"/>
    <w:rsid w:val="001744C1"/>
    <w:rsid w:val="00174865"/>
    <w:rsid w:val="00174DEC"/>
    <w:rsid w:val="0017635B"/>
    <w:rsid w:val="00176375"/>
    <w:rsid w:val="001767B3"/>
    <w:rsid w:val="00176B54"/>
    <w:rsid w:val="0017731B"/>
    <w:rsid w:val="0017771C"/>
    <w:rsid w:val="001778E0"/>
    <w:rsid w:val="00177E34"/>
    <w:rsid w:val="00180074"/>
    <w:rsid w:val="0018020D"/>
    <w:rsid w:val="001804E0"/>
    <w:rsid w:val="00180DA0"/>
    <w:rsid w:val="00181E02"/>
    <w:rsid w:val="001820F9"/>
    <w:rsid w:val="00182131"/>
    <w:rsid w:val="00182732"/>
    <w:rsid w:val="00182CA6"/>
    <w:rsid w:val="00182D74"/>
    <w:rsid w:val="00183671"/>
    <w:rsid w:val="00183778"/>
    <w:rsid w:val="001837B3"/>
    <w:rsid w:val="0018381E"/>
    <w:rsid w:val="00183AA1"/>
    <w:rsid w:val="00183E27"/>
    <w:rsid w:val="00183F15"/>
    <w:rsid w:val="001841AA"/>
    <w:rsid w:val="0018470A"/>
    <w:rsid w:val="00185017"/>
    <w:rsid w:val="00185780"/>
    <w:rsid w:val="00185918"/>
    <w:rsid w:val="001859F7"/>
    <w:rsid w:val="00185E31"/>
    <w:rsid w:val="00186B43"/>
    <w:rsid w:val="00186C08"/>
    <w:rsid w:val="00187123"/>
    <w:rsid w:val="001872C4"/>
    <w:rsid w:val="00187556"/>
    <w:rsid w:val="00187E16"/>
    <w:rsid w:val="00187E8F"/>
    <w:rsid w:val="00187FE7"/>
    <w:rsid w:val="00190328"/>
    <w:rsid w:val="00191423"/>
    <w:rsid w:val="00191B82"/>
    <w:rsid w:val="00191CF4"/>
    <w:rsid w:val="001923F1"/>
    <w:rsid w:val="001927AC"/>
    <w:rsid w:val="00192A1B"/>
    <w:rsid w:val="00192B3C"/>
    <w:rsid w:val="001937BC"/>
    <w:rsid w:val="0019396E"/>
    <w:rsid w:val="00193DDC"/>
    <w:rsid w:val="0019416C"/>
    <w:rsid w:val="0019440B"/>
    <w:rsid w:val="0019493A"/>
    <w:rsid w:val="00194F88"/>
    <w:rsid w:val="0019501C"/>
    <w:rsid w:val="0019519F"/>
    <w:rsid w:val="00195333"/>
    <w:rsid w:val="00195B6E"/>
    <w:rsid w:val="00195BEC"/>
    <w:rsid w:val="00195DD2"/>
    <w:rsid w:val="00195E63"/>
    <w:rsid w:val="00197A0D"/>
    <w:rsid w:val="00197A39"/>
    <w:rsid w:val="00197C3F"/>
    <w:rsid w:val="00197E15"/>
    <w:rsid w:val="001A0137"/>
    <w:rsid w:val="001A0CE8"/>
    <w:rsid w:val="001A110E"/>
    <w:rsid w:val="001A1530"/>
    <w:rsid w:val="001A1AD2"/>
    <w:rsid w:val="001A1E3A"/>
    <w:rsid w:val="001A1F10"/>
    <w:rsid w:val="001A21F6"/>
    <w:rsid w:val="001A2536"/>
    <w:rsid w:val="001A30CD"/>
    <w:rsid w:val="001A33A2"/>
    <w:rsid w:val="001A3BDB"/>
    <w:rsid w:val="001A3C77"/>
    <w:rsid w:val="001A3F40"/>
    <w:rsid w:val="001A4637"/>
    <w:rsid w:val="001A57E3"/>
    <w:rsid w:val="001A5BAF"/>
    <w:rsid w:val="001A639E"/>
    <w:rsid w:val="001A66B3"/>
    <w:rsid w:val="001A67B9"/>
    <w:rsid w:val="001A6B94"/>
    <w:rsid w:val="001A70B9"/>
    <w:rsid w:val="001A70F2"/>
    <w:rsid w:val="001A710F"/>
    <w:rsid w:val="001A756D"/>
    <w:rsid w:val="001A7601"/>
    <w:rsid w:val="001A7C1F"/>
    <w:rsid w:val="001B0783"/>
    <w:rsid w:val="001B0AC1"/>
    <w:rsid w:val="001B0DF5"/>
    <w:rsid w:val="001B12E8"/>
    <w:rsid w:val="001B1384"/>
    <w:rsid w:val="001B1D49"/>
    <w:rsid w:val="001B1E2D"/>
    <w:rsid w:val="001B2508"/>
    <w:rsid w:val="001B2D66"/>
    <w:rsid w:val="001B2E26"/>
    <w:rsid w:val="001B3066"/>
    <w:rsid w:val="001B36A6"/>
    <w:rsid w:val="001B56BD"/>
    <w:rsid w:val="001B5850"/>
    <w:rsid w:val="001B5B38"/>
    <w:rsid w:val="001B6191"/>
    <w:rsid w:val="001B64E0"/>
    <w:rsid w:val="001B6BDE"/>
    <w:rsid w:val="001B6C2D"/>
    <w:rsid w:val="001B72AB"/>
    <w:rsid w:val="001B740E"/>
    <w:rsid w:val="001B7726"/>
    <w:rsid w:val="001B7737"/>
    <w:rsid w:val="001B7B97"/>
    <w:rsid w:val="001B7D79"/>
    <w:rsid w:val="001B7F4B"/>
    <w:rsid w:val="001C08CA"/>
    <w:rsid w:val="001C095D"/>
    <w:rsid w:val="001C09A7"/>
    <w:rsid w:val="001C0D48"/>
    <w:rsid w:val="001C0D87"/>
    <w:rsid w:val="001C1B9F"/>
    <w:rsid w:val="001C27C2"/>
    <w:rsid w:val="001C3044"/>
    <w:rsid w:val="001C3392"/>
    <w:rsid w:val="001C3767"/>
    <w:rsid w:val="001C3AC7"/>
    <w:rsid w:val="001C3B05"/>
    <w:rsid w:val="001C4279"/>
    <w:rsid w:val="001C4925"/>
    <w:rsid w:val="001C4CB4"/>
    <w:rsid w:val="001C5339"/>
    <w:rsid w:val="001C547F"/>
    <w:rsid w:val="001C56FD"/>
    <w:rsid w:val="001C5ACD"/>
    <w:rsid w:val="001C5DA0"/>
    <w:rsid w:val="001C5EE2"/>
    <w:rsid w:val="001C6172"/>
    <w:rsid w:val="001C6C54"/>
    <w:rsid w:val="001C7423"/>
    <w:rsid w:val="001C765E"/>
    <w:rsid w:val="001C77E4"/>
    <w:rsid w:val="001C79B6"/>
    <w:rsid w:val="001C7FD5"/>
    <w:rsid w:val="001D0192"/>
    <w:rsid w:val="001D115A"/>
    <w:rsid w:val="001D14D6"/>
    <w:rsid w:val="001D214F"/>
    <w:rsid w:val="001D2B80"/>
    <w:rsid w:val="001D2D44"/>
    <w:rsid w:val="001D3638"/>
    <w:rsid w:val="001D37DA"/>
    <w:rsid w:val="001D392B"/>
    <w:rsid w:val="001D3E50"/>
    <w:rsid w:val="001D3F7F"/>
    <w:rsid w:val="001D421A"/>
    <w:rsid w:val="001D4281"/>
    <w:rsid w:val="001D4372"/>
    <w:rsid w:val="001D4D9C"/>
    <w:rsid w:val="001D5383"/>
    <w:rsid w:val="001D5F92"/>
    <w:rsid w:val="001D6261"/>
    <w:rsid w:val="001D6473"/>
    <w:rsid w:val="001D68B9"/>
    <w:rsid w:val="001D6FE8"/>
    <w:rsid w:val="001D756B"/>
    <w:rsid w:val="001D7788"/>
    <w:rsid w:val="001D798E"/>
    <w:rsid w:val="001D7DCA"/>
    <w:rsid w:val="001D7E09"/>
    <w:rsid w:val="001D7EE9"/>
    <w:rsid w:val="001E03CE"/>
    <w:rsid w:val="001E0665"/>
    <w:rsid w:val="001E06CF"/>
    <w:rsid w:val="001E06F7"/>
    <w:rsid w:val="001E0CFA"/>
    <w:rsid w:val="001E10C9"/>
    <w:rsid w:val="001E10DB"/>
    <w:rsid w:val="001E11CC"/>
    <w:rsid w:val="001E1AC6"/>
    <w:rsid w:val="001E1AC9"/>
    <w:rsid w:val="001E1E0E"/>
    <w:rsid w:val="001E2909"/>
    <w:rsid w:val="001E5136"/>
    <w:rsid w:val="001E5CFB"/>
    <w:rsid w:val="001E5D73"/>
    <w:rsid w:val="001E5F4E"/>
    <w:rsid w:val="001E5FD8"/>
    <w:rsid w:val="001E6090"/>
    <w:rsid w:val="001E6317"/>
    <w:rsid w:val="001E656C"/>
    <w:rsid w:val="001E6790"/>
    <w:rsid w:val="001E6AE2"/>
    <w:rsid w:val="001E6D79"/>
    <w:rsid w:val="001E71C8"/>
    <w:rsid w:val="001E78EF"/>
    <w:rsid w:val="001E7EA4"/>
    <w:rsid w:val="001E7EC4"/>
    <w:rsid w:val="001E7F44"/>
    <w:rsid w:val="001E7FCB"/>
    <w:rsid w:val="001F00D9"/>
    <w:rsid w:val="001F123A"/>
    <w:rsid w:val="001F1320"/>
    <w:rsid w:val="001F18D7"/>
    <w:rsid w:val="001F1A47"/>
    <w:rsid w:val="001F1F64"/>
    <w:rsid w:val="001F2155"/>
    <w:rsid w:val="001F3522"/>
    <w:rsid w:val="001F3582"/>
    <w:rsid w:val="001F3B2F"/>
    <w:rsid w:val="001F3D26"/>
    <w:rsid w:val="001F53D0"/>
    <w:rsid w:val="001F541F"/>
    <w:rsid w:val="001F5C80"/>
    <w:rsid w:val="001F617F"/>
    <w:rsid w:val="001F6313"/>
    <w:rsid w:val="001F63E8"/>
    <w:rsid w:val="001F6418"/>
    <w:rsid w:val="001F6663"/>
    <w:rsid w:val="001F6CA3"/>
    <w:rsid w:val="001F6D49"/>
    <w:rsid w:val="001F6DD9"/>
    <w:rsid w:val="001F725A"/>
    <w:rsid w:val="001F767C"/>
    <w:rsid w:val="002005E5"/>
    <w:rsid w:val="00200837"/>
    <w:rsid w:val="002009D5"/>
    <w:rsid w:val="00200A86"/>
    <w:rsid w:val="00200DBF"/>
    <w:rsid w:val="00200F2C"/>
    <w:rsid w:val="002011F4"/>
    <w:rsid w:val="00201755"/>
    <w:rsid w:val="0020210B"/>
    <w:rsid w:val="00202373"/>
    <w:rsid w:val="00202B4C"/>
    <w:rsid w:val="002032C1"/>
    <w:rsid w:val="00203574"/>
    <w:rsid w:val="00203575"/>
    <w:rsid w:val="002036AD"/>
    <w:rsid w:val="002037D6"/>
    <w:rsid w:val="0020494D"/>
    <w:rsid w:val="0020495E"/>
    <w:rsid w:val="002049A3"/>
    <w:rsid w:val="00204DD9"/>
    <w:rsid w:val="0020552F"/>
    <w:rsid w:val="0020562C"/>
    <w:rsid w:val="00205BC3"/>
    <w:rsid w:val="00206152"/>
    <w:rsid w:val="0020658D"/>
    <w:rsid w:val="00206ACE"/>
    <w:rsid w:val="00207414"/>
    <w:rsid w:val="00207528"/>
    <w:rsid w:val="00207AAD"/>
    <w:rsid w:val="00207ABC"/>
    <w:rsid w:val="00210031"/>
    <w:rsid w:val="00210347"/>
    <w:rsid w:val="002105B0"/>
    <w:rsid w:val="002108D8"/>
    <w:rsid w:val="002109B4"/>
    <w:rsid w:val="00210F0E"/>
    <w:rsid w:val="0021154C"/>
    <w:rsid w:val="0021241E"/>
    <w:rsid w:val="002128D3"/>
    <w:rsid w:val="00212D40"/>
    <w:rsid w:val="00212DAB"/>
    <w:rsid w:val="002134EF"/>
    <w:rsid w:val="00213A07"/>
    <w:rsid w:val="00213CFD"/>
    <w:rsid w:val="00214BC6"/>
    <w:rsid w:val="00214CC1"/>
    <w:rsid w:val="00214F83"/>
    <w:rsid w:val="00215013"/>
    <w:rsid w:val="002152B2"/>
    <w:rsid w:val="0021555D"/>
    <w:rsid w:val="002157A1"/>
    <w:rsid w:val="00215D25"/>
    <w:rsid w:val="00216330"/>
    <w:rsid w:val="002169CD"/>
    <w:rsid w:val="002173BA"/>
    <w:rsid w:val="00217E88"/>
    <w:rsid w:val="00220312"/>
    <w:rsid w:val="0022046E"/>
    <w:rsid w:val="0022080C"/>
    <w:rsid w:val="00220F09"/>
    <w:rsid w:val="0022105A"/>
    <w:rsid w:val="002215DB"/>
    <w:rsid w:val="00221666"/>
    <w:rsid w:val="0022204A"/>
    <w:rsid w:val="0022218A"/>
    <w:rsid w:val="00222258"/>
    <w:rsid w:val="00222742"/>
    <w:rsid w:val="00222B9E"/>
    <w:rsid w:val="00222BB4"/>
    <w:rsid w:val="00222BD3"/>
    <w:rsid w:val="00222EC1"/>
    <w:rsid w:val="002233B3"/>
    <w:rsid w:val="002234FE"/>
    <w:rsid w:val="002240D2"/>
    <w:rsid w:val="00224419"/>
    <w:rsid w:val="00224682"/>
    <w:rsid w:val="00224986"/>
    <w:rsid w:val="00224AB5"/>
    <w:rsid w:val="00224BD6"/>
    <w:rsid w:val="002255B6"/>
    <w:rsid w:val="002259CE"/>
    <w:rsid w:val="00226457"/>
    <w:rsid w:val="002266A9"/>
    <w:rsid w:val="0022694E"/>
    <w:rsid w:val="00226D06"/>
    <w:rsid w:val="002272C4"/>
    <w:rsid w:val="002272F3"/>
    <w:rsid w:val="002275DF"/>
    <w:rsid w:val="002275E9"/>
    <w:rsid w:val="00227679"/>
    <w:rsid w:val="00227B17"/>
    <w:rsid w:val="00227FE3"/>
    <w:rsid w:val="00230820"/>
    <w:rsid w:val="00231442"/>
    <w:rsid w:val="00231F2E"/>
    <w:rsid w:val="00232275"/>
    <w:rsid w:val="0023261D"/>
    <w:rsid w:val="0023272E"/>
    <w:rsid w:val="0023274D"/>
    <w:rsid w:val="00232885"/>
    <w:rsid w:val="00233100"/>
    <w:rsid w:val="002332C9"/>
    <w:rsid w:val="00233570"/>
    <w:rsid w:val="00233FE5"/>
    <w:rsid w:val="00234284"/>
    <w:rsid w:val="00234612"/>
    <w:rsid w:val="00234B84"/>
    <w:rsid w:val="00234F70"/>
    <w:rsid w:val="0023505D"/>
    <w:rsid w:val="00235393"/>
    <w:rsid w:val="00235D9C"/>
    <w:rsid w:val="00235DE6"/>
    <w:rsid w:val="00236661"/>
    <w:rsid w:val="002366C9"/>
    <w:rsid w:val="00236F12"/>
    <w:rsid w:val="0023720F"/>
    <w:rsid w:val="002373F5"/>
    <w:rsid w:val="002404BB"/>
    <w:rsid w:val="00240860"/>
    <w:rsid w:val="00240D82"/>
    <w:rsid w:val="00240DFF"/>
    <w:rsid w:val="00241183"/>
    <w:rsid w:val="0024168A"/>
    <w:rsid w:val="0024183C"/>
    <w:rsid w:val="00241E48"/>
    <w:rsid w:val="00242496"/>
    <w:rsid w:val="00243948"/>
    <w:rsid w:val="00243D7F"/>
    <w:rsid w:val="00243EAB"/>
    <w:rsid w:val="00244310"/>
    <w:rsid w:val="00244658"/>
    <w:rsid w:val="00245B4A"/>
    <w:rsid w:val="00245EF1"/>
    <w:rsid w:val="00246D60"/>
    <w:rsid w:val="00246DF7"/>
    <w:rsid w:val="00247542"/>
    <w:rsid w:val="00247CC8"/>
    <w:rsid w:val="00247E77"/>
    <w:rsid w:val="0025006B"/>
    <w:rsid w:val="002501A7"/>
    <w:rsid w:val="0025098A"/>
    <w:rsid w:val="00250A1F"/>
    <w:rsid w:val="00251095"/>
    <w:rsid w:val="0025120A"/>
    <w:rsid w:val="00251800"/>
    <w:rsid w:val="002519A6"/>
    <w:rsid w:val="00251FD7"/>
    <w:rsid w:val="0025289C"/>
    <w:rsid w:val="00252A6E"/>
    <w:rsid w:val="00252B4B"/>
    <w:rsid w:val="00252DD3"/>
    <w:rsid w:val="0025336D"/>
    <w:rsid w:val="00253490"/>
    <w:rsid w:val="00253B92"/>
    <w:rsid w:val="00253EAD"/>
    <w:rsid w:val="00253ECC"/>
    <w:rsid w:val="00253ECF"/>
    <w:rsid w:val="002543C6"/>
    <w:rsid w:val="002547DC"/>
    <w:rsid w:val="00254CD5"/>
    <w:rsid w:val="00254E35"/>
    <w:rsid w:val="00255138"/>
    <w:rsid w:val="00255535"/>
    <w:rsid w:val="00256861"/>
    <w:rsid w:val="00256F6F"/>
    <w:rsid w:val="002579A3"/>
    <w:rsid w:val="00257DE1"/>
    <w:rsid w:val="00257F78"/>
    <w:rsid w:val="0026042D"/>
    <w:rsid w:val="002604F9"/>
    <w:rsid w:val="002609D9"/>
    <w:rsid w:val="00260E75"/>
    <w:rsid w:val="002611D6"/>
    <w:rsid w:val="0026187D"/>
    <w:rsid w:val="002619A1"/>
    <w:rsid w:val="0026214D"/>
    <w:rsid w:val="002623CE"/>
    <w:rsid w:val="002624EF"/>
    <w:rsid w:val="0026281B"/>
    <w:rsid w:val="00262A4A"/>
    <w:rsid w:val="00262BCF"/>
    <w:rsid w:val="00262C2D"/>
    <w:rsid w:val="00263011"/>
    <w:rsid w:val="00263170"/>
    <w:rsid w:val="0026322C"/>
    <w:rsid w:val="00263296"/>
    <w:rsid w:val="002634AC"/>
    <w:rsid w:val="00263C50"/>
    <w:rsid w:val="00263FF0"/>
    <w:rsid w:val="0026419F"/>
    <w:rsid w:val="002645C2"/>
    <w:rsid w:val="00264656"/>
    <w:rsid w:val="002646D0"/>
    <w:rsid w:val="00264BFE"/>
    <w:rsid w:val="00265109"/>
    <w:rsid w:val="0026559B"/>
    <w:rsid w:val="00265762"/>
    <w:rsid w:val="00265D48"/>
    <w:rsid w:val="00265F25"/>
    <w:rsid w:val="00265F34"/>
    <w:rsid w:val="00265F65"/>
    <w:rsid w:val="002661A4"/>
    <w:rsid w:val="00266A75"/>
    <w:rsid w:val="00266CA9"/>
    <w:rsid w:val="00267211"/>
    <w:rsid w:val="002673C2"/>
    <w:rsid w:val="00267A7B"/>
    <w:rsid w:val="00267E3B"/>
    <w:rsid w:val="0026ED74"/>
    <w:rsid w:val="002700EA"/>
    <w:rsid w:val="00270143"/>
    <w:rsid w:val="00270A57"/>
    <w:rsid w:val="00271236"/>
    <w:rsid w:val="0027229A"/>
    <w:rsid w:val="00272D7C"/>
    <w:rsid w:val="002731C1"/>
    <w:rsid w:val="00273AE5"/>
    <w:rsid w:val="00274444"/>
    <w:rsid w:val="00274580"/>
    <w:rsid w:val="0027474C"/>
    <w:rsid w:val="00274D25"/>
    <w:rsid w:val="00275392"/>
    <w:rsid w:val="002754D0"/>
    <w:rsid w:val="00275962"/>
    <w:rsid w:val="00276193"/>
    <w:rsid w:val="0027629F"/>
    <w:rsid w:val="002762F1"/>
    <w:rsid w:val="00276771"/>
    <w:rsid w:val="002769BD"/>
    <w:rsid w:val="00276E66"/>
    <w:rsid w:val="00277198"/>
    <w:rsid w:val="002771A1"/>
    <w:rsid w:val="002771D6"/>
    <w:rsid w:val="002777BB"/>
    <w:rsid w:val="002779E4"/>
    <w:rsid w:val="00277A43"/>
    <w:rsid w:val="00277B6D"/>
    <w:rsid w:val="00277CA9"/>
    <w:rsid w:val="00277CE7"/>
    <w:rsid w:val="00280A47"/>
    <w:rsid w:val="00280C48"/>
    <w:rsid w:val="00281209"/>
    <w:rsid w:val="0028126B"/>
    <w:rsid w:val="002817B3"/>
    <w:rsid w:val="0028193C"/>
    <w:rsid w:val="00281A1F"/>
    <w:rsid w:val="00281F1E"/>
    <w:rsid w:val="0028228D"/>
    <w:rsid w:val="002823F5"/>
    <w:rsid w:val="00282732"/>
    <w:rsid w:val="002831C8"/>
    <w:rsid w:val="0028339D"/>
    <w:rsid w:val="00283454"/>
    <w:rsid w:val="0028399F"/>
    <w:rsid w:val="00283E52"/>
    <w:rsid w:val="00284786"/>
    <w:rsid w:val="002847A9"/>
    <w:rsid w:val="0028492C"/>
    <w:rsid w:val="00284AFE"/>
    <w:rsid w:val="00285296"/>
    <w:rsid w:val="002854DE"/>
    <w:rsid w:val="00285511"/>
    <w:rsid w:val="0028561C"/>
    <w:rsid w:val="00285DF6"/>
    <w:rsid w:val="00285F96"/>
    <w:rsid w:val="00286095"/>
    <w:rsid w:val="002860D6"/>
    <w:rsid w:val="002861E2"/>
    <w:rsid w:val="00286751"/>
    <w:rsid w:val="00287A87"/>
    <w:rsid w:val="00287BC7"/>
    <w:rsid w:val="00290479"/>
    <w:rsid w:val="00290B2C"/>
    <w:rsid w:val="00290FB5"/>
    <w:rsid w:val="002911C5"/>
    <w:rsid w:val="0029131D"/>
    <w:rsid w:val="00291393"/>
    <w:rsid w:val="0029147B"/>
    <w:rsid w:val="00291A0A"/>
    <w:rsid w:val="00291D33"/>
    <w:rsid w:val="00291DD7"/>
    <w:rsid w:val="0029213D"/>
    <w:rsid w:val="0029258A"/>
    <w:rsid w:val="002927C4"/>
    <w:rsid w:val="00292C5F"/>
    <w:rsid w:val="00292FDC"/>
    <w:rsid w:val="00293A89"/>
    <w:rsid w:val="00293DE0"/>
    <w:rsid w:val="00294A05"/>
    <w:rsid w:val="00294B5D"/>
    <w:rsid w:val="00294EA1"/>
    <w:rsid w:val="00294F29"/>
    <w:rsid w:val="00295615"/>
    <w:rsid w:val="00295BDC"/>
    <w:rsid w:val="00295C35"/>
    <w:rsid w:val="00295C7F"/>
    <w:rsid w:val="00295C80"/>
    <w:rsid w:val="00295D76"/>
    <w:rsid w:val="0029608E"/>
    <w:rsid w:val="00296309"/>
    <w:rsid w:val="00296C58"/>
    <w:rsid w:val="00297374"/>
    <w:rsid w:val="00297FAE"/>
    <w:rsid w:val="002A019E"/>
    <w:rsid w:val="002A0B54"/>
    <w:rsid w:val="002A0B77"/>
    <w:rsid w:val="002A0BD4"/>
    <w:rsid w:val="002A0DFF"/>
    <w:rsid w:val="002A1126"/>
    <w:rsid w:val="002A1459"/>
    <w:rsid w:val="002A17E4"/>
    <w:rsid w:val="002A18A6"/>
    <w:rsid w:val="002A1A02"/>
    <w:rsid w:val="002A1DAC"/>
    <w:rsid w:val="002A2ADB"/>
    <w:rsid w:val="002A2B69"/>
    <w:rsid w:val="002A363D"/>
    <w:rsid w:val="002A3773"/>
    <w:rsid w:val="002A3ACB"/>
    <w:rsid w:val="002A3C94"/>
    <w:rsid w:val="002A3D5F"/>
    <w:rsid w:val="002A4426"/>
    <w:rsid w:val="002A4A01"/>
    <w:rsid w:val="002A4D57"/>
    <w:rsid w:val="002A5524"/>
    <w:rsid w:val="002A5B26"/>
    <w:rsid w:val="002A633F"/>
    <w:rsid w:val="002A65DA"/>
    <w:rsid w:val="002A6B0A"/>
    <w:rsid w:val="002A6CBB"/>
    <w:rsid w:val="002A74DA"/>
    <w:rsid w:val="002A753B"/>
    <w:rsid w:val="002A77A4"/>
    <w:rsid w:val="002A7C8E"/>
    <w:rsid w:val="002A7CA9"/>
    <w:rsid w:val="002B01A7"/>
    <w:rsid w:val="002B023D"/>
    <w:rsid w:val="002B0440"/>
    <w:rsid w:val="002B0D2A"/>
    <w:rsid w:val="002B123E"/>
    <w:rsid w:val="002B1940"/>
    <w:rsid w:val="002B1AE2"/>
    <w:rsid w:val="002B1F68"/>
    <w:rsid w:val="002B22A8"/>
    <w:rsid w:val="002B2A66"/>
    <w:rsid w:val="002B2E23"/>
    <w:rsid w:val="002B32B6"/>
    <w:rsid w:val="002B3C94"/>
    <w:rsid w:val="002B3D69"/>
    <w:rsid w:val="002B4238"/>
    <w:rsid w:val="002B4BAF"/>
    <w:rsid w:val="002B5EC6"/>
    <w:rsid w:val="002B6254"/>
    <w:rsid w:val="002B64E3"/>
    <w:rsid w:val="002B6680"/>
    <w:rsid w:val="002B6A19"/>
    <w:rsid w:val="002B7178"/>
    <w:rsid w:val="002B7217"/>
    <w:rsid w:val="002B7227"/>
    <w:rsid w:val="002B7D2D"/>
    <w:rsid w:val="002B7D59"/>
    <w:rsid w:val="002B7ECD"/>
    <w:rsid w:val="002C04F3"/>
    <w:rsid w:val="002C0A16"/>
    <w:rsid w:val="002C0E8D"/>
    <w:rsid w:val="002C0FCE"/>
    <w:rsid w:val="002C174E"/>
    <w:rsid w:val="002C180B"/>
    <w:rsid w:val="002C1D26"/>
    <w:rsid w:val="002C1D3B"/>
    <w:rsid w:val="002C225F"/>
    <w:rsid w:val="002C237F"/>
    <w:rsid w:val="002C23A8"/>
    <w:rsid w:val="002C2B59"/>
    <w:rsid w:val="002C2EA4"/>
    <w:rsid w:val="002C3183"/>
    <w:rsid w:val="002C32D6"/>
    <w:rsid w:val="002C4499"/>
    <w:rsid w:val="002C4A8D"/>
    <w:rsid w:val="002C4B58"/>
    <w:rsid w:val="002C506A"/>
    <w:rsid w:val="002C546B"/>
    <w:rsid w:val="002C57DF"/>
    <w:rsid w:val="002C59E4"/>
    <w:rsid w:val="002C5EC3"/>
    <w:rsid w:val="002C5F80"/>
    <w:rsid w:val="002C62FB"/>
    <w:rsid w:val="002C6376"/>
    <w:rsid w:val="002C7424"/>
    <w:rsid w:val="002C7B08"/>
    <w:rsid w:val="002D0001"/>
    <w:rsid w:val="002D0D0D"/>
    <w:rsid w:val="002D0F3F"/>
    <w:rsid w:val="002D1060"/>
    <w:rsid w:val="002D2440"/>
    <w:rsid w:val="002D2514"/>
    <w:rsid w:val="002D2BA9"/>
    <w:rsid w:val="002D31B1"/>
    <w:rsid w:val="002D32AF"/>
    <w:rsid w:val="002D3EDF"/>
    <w:rsid w:val="002D4144"/>
    <w:rsid w:val="002D41A9"/>
    <w:rsid w:val="002D4610"/>
    <w:rsid w:val="002D4C3B"/>
    <w:rsid w:val="002D551F"/>
    <w:rsid w:val="002D5CF1"/>
    <w:rsid w:val="002D610E"/>
    <w:rsid w:val="002D613E"/>
    <w:rsid w:val="002D63C0"/>
    <w:rsid w:val="002D69C4"/>
    <w:rsid w:val="002D6A60"/>
    <w:rsid w:val="002D7321"/>
    <w:rsid w:val="002D7AD4"/>
    <w:rsid w:val="002E00BC"/>
    <w:rsid w:val="002E0351"/>
    <w:rsid w:val="002E06B6"/>
    <w:rsid w:val="002E0BDB"/>
    <w:rsid w:val="002E0D29"/>
    <w:rsid w:val="002E0DC4"/>
    <w:rsid w:val="002E0E14"/>
    <w:rsid w:val="002E1849"/>
    <w:rsid w:val="002E18DC"/>
    <w:rsid w:val="002E1B04"/>
    <w:rsid w:val="002E21B9"/>
    <w:rsid w:val="002E267F"/>
    <w:rsid w:val="002E2A59"/>
    <w:rsid w:val="002E2F1E"/>
    <w:rsid w:val="002E313F"/>
    <w:rsid w:val="002E405D"/>
    <w:rsid w:val="002E415D"/>
    <w:rsid w:val="002E435F"/>
    <w:rsid w:val="002E43E4"/>
    <w:rsid w:val="002E4BFC"/>
    <w:rsid w:val="002E4D06"/>
    <w:rsid w:val="002E4DD3"/>
    <w:rsid w:val="002E4F8F"/>
    <w:rsid w:val="002E6235"/>
    <w:rsid w:val="002E6472"/>
    <w:rsid w:val="002E68E1"/>
    <w:rsid w:val="002E6A59"/>
    <w:rsid w:val="002E6AA5"/>
    <w:rsid w:val="002E7016"/>
    <w:rsid w:val="002E71EB"/>
    <w:rsid w:val="002E7636"/>
    <w:rsid w:val="002E78E6"/>
    <w:rsid w:val="002F08A0"/>
    <w:rsid w:val="002F08D5"/>
    <w:rsid w:val="002F1257"/>
    <w:rsid w:val="002F179C"/>
    <w:rsid w:val="002F1DD8"/>
    <w:rsid w:val="002F2883"/>
    <w:rsid w:val="002F2BDC"/>
    <w:rsid w:val="002F2D33"/>
    <w:rsid w:val="002F308A"/>
    <w:rsid w:val="002F315E"/>
    <w:rsid w:val="002F346A"/>
    <w:rsid w:val="002F35A0"/>
    <w:rsid w:val="002F3BED"/>
    <w:rsid w:val="002F404D"/>
    <w:rsid w:val="002F470A"/>
    <w:rsid w:val="002F49B4"/>
    <w:rsid w:val="002F4DF7"/>
    <w:rsid w:val="002F5020"/>
    <w:rsid w:val="002F526A"/>
    <w:rsid w:val="002F57D4"/>
    <w:rsid w:val="002F68FB"/>
    <w:rsid w:val="002F6C8B"/>
    <w:rsid w:val="002F7243"/>
    <w:rsid w:val="002F73A8"/>
    <w:rsid w:val="002F73B0"/>
    <w:rsid w:val="002F78CF"/>
    <w:rsid w:val="002F7DC7"/>
    <w:rsid w:val="0030059F"/>
    <w:rsid w:val="00300635"/>
    <w:rsid w:val="0030084B"/>
    <w:rsid w:val="003008B9"/>
    <w:rsid w:val="00300990"/>
    <w:rsid w:val="0030104E"/>
    <w:rsid w:val="003012AE"/>
    <w:rsid w:val="00301C28"/>
    <w:rsid w:val="003021F3"/>
    <w:rsid w:val="003023B8"/>
    <w:rsid w:val="003024BD"/>
    <w:rsid w:val="00302AE2"/>
    <w:rsid w:val="00303317"/>
    <w:rsid w:val="00303413"/>
    <w:rsid w:val="00303AAA"/>
    <w:rsid w:val="003043C9"/>
    <w:rsid w:val="0030466B"/>
    <w:rsid w:val="00304AA5"/>
    <w:rsid w:val="00304AEF"/>
    <w:rsid w:val="00304E85"/>
    <w:rsid w:val="00304F39"/>
    <w:rsid w:val="00304F79"/>
    <w:rsid w:val="00304FA1"/>
    <w:rsid w:val="003052AF"/>
    <w:rsid w:val="00305510"/>
    <w:rsid w:val="003056EB"/>
    <w:rsid w:val="00305AC7"/>
    <w:rsid w:val="00305B3D"/>
    <w:rsid w:val="00305BBF"/>
    <w:rsid w:val="00305F96"/>
    <w:rsid w:val="00306596"/>
    <w:rsid w:val="003067C9"/>
    <w:rsid w:val="00307674"/>
    <w:rsid w:val="003079BA"/>
    <w:rsid w:val="00307B23"/>
    <w:rsid w:val="00310534"/>
    <w:rsid w:val="00310601"/>
    <w:rsid w:val="003108BB"/>
    <w:rsid w:val="00310C1E"/>
    <w:rsid w:val="00310E9C"/>
    <w:rsid w:val="003122D5"/>
    <w:rsid w:val="0031258E"/>
    <w:rsid w:val="003126C0"/>
    <w:rsid w:val="00312B5A"/>
    <w:rsid w:val="0031301B"/>
    <w:rsid w:val="003152FC"/>
    <w:rsid w:val="00315B80"/>
    <w:rsid w:val="00316335"/>
    <w:rsid w:val="003172A8"/>
    <w:rsid w:val="00317E0B"/>
    <w:rsid w:val="003204C6"/>
    <w:rsid w:val="00320546"/>
    <w:rsid w:val="003206BB"/>
    <w:rsid w:val="00320A0D"/>
    <w:rsid w:val="00320D9C"/>
    <w:rsid w:val="00320F97"/>
    <w:rsid w:val="0032179A"/>
    <w:rsid w:val="00321EA9"/>
    <w:rsid w:val="00322A50"/>
    <w:rsid w:val="00322BEC"/>
    <w:rsid w:val="00322C6B"/>
    <w:rsid w:val="003230C4"/>
    <w:rsid w:val="00323C61"/>
    <w:rsid w:val="00323CC9"/>
    <w:rsid w:val="00324025"/>
    <w:rsid w:val="00324120"/>
    <w:rsid w:val="003243D0"/>
    <w:rsid w:val="00324967"/>
    <w:rsid w:val="003249D5"/>
    <w:rsid w:val="003249E5"/>
    <w:rsid w:val="00324A90"/>
    <w:rsid w:val="00324C43"/>
    <w:rsid w:val="00324C79"/>
    <w:rsid w:val="00325112"/>
    <w:rsid w:val="0032525A"/>
    <w:rsid w:val="003253CA"/>
    <w:rsid w:val="003256DE"/>
    <w:rsid w:val="003259A7"/>
    <w:rsid w:val="0032702F"/>
    <w:rsid w:val="00327E1B"/>
    <w:rsid w:val="00327F58"/>
    <w:rsid w:val="003302CF"/>
    <w:rsid w:val="0033045E"/>
    <w:rsid w:val="003306BC"/>
    <w:rsid w:val="003306C7"/>
    <w:rsid w:val="00330C1D"/>
    <w:rsid w:val="0033129D"/>
    <w:rsid w:val="003312DB"/>
    <w:rsid w:val="0033133A"/>
    <w:rsid w:val="00331457"/>
    <w:rsid w:val="003317FD"/>
    <w:rsid w:val="00331D61"/>
    <w:rsid w:val="00332A32"/>
    <w:rsid w:val="00332B11"/>
    <w:rsid w:val="00332F66"/>
    <w:rsid w:val="003339AF"/>
    <w:rsid w:val="0033469B"/>
    <w:rsid w:val="00334A79"/>
    <w:rsid w:val="00335036"/>
    <w:rsid w:val="0033535B"/>
    <w:rsid w:val="00335E02"/>
    <w:rsid w:val="00335E6B"/>
    <w:rsid w:val="0033629E"/>
    <w:rsid w:val="00336977"/>
    <w:rsid w:val="00337121"/>
    <w:rsid w:val="0033749F"/>
    <w:rsid w:val="003374FE"/>
    <w:rsid w:val="00340649"/>
    <w:rsid w:val="00340944"/>
    <w:rsid w:val="00340E1A"/>
    <w:rsid w:val="00341311"/>
    <w:rsid w:val="00341438"/>
    <w:rsid w:val="00341454"/>
    <w:rsid w:val="00341CF9"/>
    <w:rsid w:val="00341EFB"/>
    <w:rsid w:val="00342431"/>
    <w:rsid w:val="0034333C"/>
    <w:rsid w:val="00344376"/>
    <w:rsid w:val="00344CD3"/>
    <w:rsid w:val="00345235"/>
    <w:rsid w:val="00345317"/>
    <w:rsid w:val="003460A4"/>
    <w:rsid w:val="00346A24"/>
    <w:rsid w:val="00346BD8"/>
    <w:rsid w:val="00346C13"/>
    <w:rsid w:val="00346C67"/>
    <w:rsid w:val="0034768B"/>
    <w:rsid w:val="00347890"/>
    <w:rsid w:val="0035042C"/>
    <w:rsid w:val="003505BF"/>
    <w:rsid w:val="00350639"/>
    <w:rsid w:val="003509EE"/>
    <w:rsid w:val="00351152"/>
    <w:rsid w:val="003511B6"/>
    <w:rsid w:val="00351751"/>
    <w:rsid w:val="00351AC5"/>
    <w:rsid w:val="00351C48"/>
    <w:rsid w:val="0035217B"/>
    <w:rsid w:val="0035226C"/>
    <w:rsid w:val="003525CA"/>
    <w:rsid w:val="00353735"/>
    <w:rsid w:val="003537E8"/>
    <w:rsid w:val="0035385B"/>
    <w:rsid w:val="00353BB3"/>
    <w:rsid w:val="00354C14"/>
    <w:rsid w:val="00354D78"/>
    <w:rsid w:val="0035519F"/>
    <w:rsid w:val="00355F4C"/>
    <w:rsid w:val="003561A0"/>
    <w:rsid w:val="00356229"/>
    <w:rsid w:val="003564A8"/>
    <w:rsid w:val="003564F9"/>
    <w:rsid w:val="003568E1"/>
    <w:rsid w:val="00356C73"/>
    <w:rsid w:val="00356F03"/>
    <w:rsid w:val="00357257"/>
    <w:rsid w:val="00357566"/>
    <w:rsid w:val="00357DD4"/>
    <w:rsid w:val="00357FF1"/>
    <w:rsid w:val="003601CD"/>
    <w:rsid w:val="00360774"/>
    <w:rsid w:val="00360AEF"/>
    <w:rsid w:val="00360E18"/>
    <w:rsid w:val="00360E62"/>
    <w:rsid w:val="00361FB1"/>
    <w:rsid w:val="0036213C"/>
    <w:rsid w:val="00362854"/>
    <w:rsid w:val="00362993"/>
    <w:rsid w:val="00363734"/>
    <w:rsid w:val="0036386C"/>
    <w:rsid w:val="00363A84"/>
    <w:rsid w:val="00363B7F"/>
    <w:rsid w:val="0036434E"/>
    <w:rsid w:val="00364589"/>
    <w:rsid w:val="00364922"/>
    <w:rsid w:val="00364D75"/>
    <w:rsid w:val="003660B8"/>
    <w:rsid w:val="003661CC"/>
    <w:rsid w:val="00366259"/>
    <w:rsid w:val="0036643E"/>
    <w:rsid w:val="003669E7"/>
    <w:rsid w:val="00366BD6"/>
    <w:rsid w:val="00366CE7"/>
    <w:rsid w:val="00366D0D"/>
    <w:rsid w:val="00366E76"/>
    <w:rsid w:val="00367CB0"/>
    <w:rsid w:val="00367D90"/>
    <w:rsid w:val="00367E9F"/>
    <w:rsid w:val="003706DD"/>
    <w:rsid w:val="00370878"/>
    <w:rsid w:val="00370A44"/>
    <w:rsid w:val="00370BAA"/>
    <w:rsid w:val="003713B6"/>
    <w:rsid w:val="003718AE"/>
    <w:rsid w:val="00372AFE"/>
    <w:rsid w:val="003738F6"/>
    <w:rsid w:val="003739FB"/>
    <w:rsid w:val="00374191"/>
    <w:rsid w:val="00374925"/>
    <w:rsid w:val="00374A9C"/>
    <w:rsid w:val="00374CF2"/>
    <w:rsid w:val="00374D75"/>
    <w:rsid w:val="00375188"/>
    <w:rsid w:val="00375397"/>
    <w:rsid w:val="0037567F"/>
    <w:rsid w:val="00375E8F"/>
    <w:rsid w:val="00375F06"/>
    <w:rsid w:val="003763CE"/>
    <w:rsid w:val="0037644F"/>
    <w:rsid w:val="00376950"/>
    <w:rsid w:val="003769D7"/>
    <w:rsid w:val="0037713F"/>
    <w:rsid w:val="003774E7"/>
    <w:rsid w:val="00377878"/>
    <w:rsid w:val="00377942"/>
    <w:rsid w:val="00377CCA"/>
    <w:rsid w:val="00377E3C"/>
    <w:rsid w:val="00377E43"/>
    <w:rsid w:val="003800DE"/>
    <w:rsid w:val="00380393"/>
    <w:rsid w:val="00380577"/>
    <w:rsid w:val="00380874"/>
    <w:rsid w:val="00380B0E"/>
    <w:rsid w:val="003810AD"/>
    <w:rsid w:val="003811F6"/>
    <w:rsid w:val="0038179C"/>
    <w:rsid w:val="00381D74"/>
    <w:rsid w:val="00382251"/>
    <w:rsid w:val="00382322"/>
    <w:rsid w:val="003825A8"/>
    <w:rsid w:val="00382620"/>
    <w:rsid w:val="003827CF"/>
    <w:rsid w:val="00382B75"/>
    <w:rsid w:val="003836E8"/>
    <w:rsid w:val="00383FB9"/>
    <w:rsid w:val="00384B9B"/>
    <w:rsid w:val="00385091"/>
    <w:rsid w:val="003854B4"/>
    <w:rsid w:val="003857A4"/>
    <w:rsid w:val="00386278"/>
    <w:rsid w:val="00386B5F"/>
    <w:rsid w:val="00387158"/>
    <w:rsid w:val="0038718A"/>
    <w:rsid w:val="00387A90"/>
    <w:rsid w:val="0039019F"/>
    <w:rsid w:val="00390268"/>
    <w:rsid w:val="003905A6"/>
    <w:rsid w:val="00390A13"/>
    <w:rsid w:val="00390BC6"/>
    <w:rsid w:val="00390D15"/>
    <w:rsid w:val="00391113"/>
    <w:rsid w:val="003918BC"/>
    <w:rsid w:val="003918F2"/>
    <w:rsid w:val="0039191F"/>
    <w:rsid w:val="00391C10"/>
    <w:rsid w:val="00391DB0"/>
    <w:rsid w:val="00391EA9"/>
    <w:rsid w:val="003925DE"/>
    <w:rsid w:val="00392720"/>
    <w:rsid w:val="00393018"/>
    <w:rsid w:val="003930B1"/>
    <w:rsid w:val="00393F29"/>
    <w:rsid w:val="00394651"/>
    <w:rsid w:val="00394CE4"/>
    <w:rsid w:val="0039509F"/>
    <w:rsid w:val="00395289"/>
    <w:rsid w:val="00395449"/>
    <w:rsid w:val="0039547E"/>
    <w:rsid w:val="003957F5"/>
    <w:rsid w:val="00395E44"/>
    <w:rsid w:val="003965D7"/>
    <w:rsid w:val="0039667F"/>
    <w:rsid w:val="00396B0D"/>
    <w:rsid w:val="00397482"/>
    <w:rsid w:val="00397674"/>
    <w:rsid w:val="00397938"/>
    <w:rsid w:val="003A00CE"/>
    <w:rsid w:val="003A0EB8"/>
    <w:rsid w:val="003A1178"/>
    <w:rsid w:val="003A1282"/>
    <w:rsid w:val="003A1422"/>
    <w:rsid w:val="003A1642"/>
    <w:rsid w:val="003A2069"/>
    <w:rsid w:val="003A2114"/>
    <w:rsid w:val="003A21A5"/>
    <w:rsid w:val="003A2204"/>
    <w:rsid w:val="003A2320"/>
    <w:rsid w:val="003A2460"/>
    <w:rsid w:val="003A2F19"/>
    <w:rsid w:val="003A3261"/>
    <w:rsid w:val="003A3607"/>
    <w:rsid w:val="003A3927"/>
    <w:rsid w:val="003A3939"/>
    <w:rsid w:val="003A3DF1"/>
    <w:rsid w:val="003A40BC"/>
    <w:rsid w:val="003A4382"/>
    <w:rsid w:val="003A4420"/>
    <w:rsid w:val="003A4976"/>
    <w:rsid w:val="003A5997"/>
    <w:rsid w:val="003A5E9D"/>
    <w:rsid w:val="003A5EB2"/>
    <w:rsid w:val="003A603C"/>
    <w:rsid w:val="003A668E"/>
    <w:rsid w:val="003A69BD"/>
    <w:rsid w:val="003A714A"/>
    <w:rsid w:val="003B0537"/>
    <w:rsid w:val="003B0E1B"/>
    <w:rsid w:val="003B13CD"/>
    <w:rsid w:val="003B13D6"/>
    <w:rsid w:val="003B1631"/>
    <w:rsid w:val="003B1699"/>
    <w:rsid w:val="003B1BF0"/>
    <w:rsid w:val="003B22FE"/>
    <w:rsid w:val="003B295B"/>
    <w:rsid w:val="003B2A4C"/>
    <w:rsid w:val="003B2CC6"/>
    <w:rsid w:val="003B2EF4"/>
    <w:rsid w:val="003B30F5"/>
    <w:rsid w:val="003B337F"/>
    <w:rsid w:val="003B3555"/>
    <w:rsid w:val="003B3706"/>
    <w:rsid w:val="003B4204"/>
    <w:rsid w:val="003B43D4"/>
    <w:rsid w:val="003B466D"/>
    <w:rsid w:val="003B4864"/>
    <w:rsid w:val="003B4A41"/>
    <w:rsid w:val="003B4BC9"/>
    <w:rsid w:val="003B5456"/>
    <w:rsid w:val="003B5FED"/>
    <w:rsid w:val="003B61B5"/>
    <w:rsid w:val="003B67B8"/>
    <w:rsid w:val="003B6D6B"/>
    <w:rsid w:val="003B71D4"/>
    <w:rsid w:val="003B72C8"/>
    <w:rsid w:val="003B78F1"/>
    <w:rsid w:val="003B79A1"/>
    <w:rsid w:val="003C015D"/>
    <w:rsid w:val="003C02D7"/>
    <w:rsid w:val="003C08AA"/>
    <w:rsid w:val="003C0DB8"/>
    <w:rsid w:val="003C0E99"/>
    <w:rsid w:val="003C13DE"/>
    <w:rsid w:val="003C1713"/>
    <w:rsid w:val="003C18E3"/>
    <w:rsid w:val="003C1C9E"/>
    <w:rsid w:val="003C1CD3"/>
    <w:rsid w:val="003C2351"/>
    <w:rsid w:val="003C24DA"/>
    <w:rsid w:val="003C3010"/>
    <w:rsid w:val="003C3018"/>
    <w:rsid w:val="003C30B1"/>
    <w:rsid w:val="003C333B"/>
    <w:rsid w:val="003C3425"/>
    <w:rsid w:val="003C3645"/>
    <w:rsid w:val="003C39AD"/>
    <w:rsid w:val="003C3D6A"/>
    <w:rsid w:val="003C3F83"/>
    <w:rsid w:val="003C4519"/>
    <w:rsid w:val="003C451B"/>
    <w:rsid w:val="003C4597"/>
    <w:rsid w:val="003C45F5"/>
    <w:rsid w:val="003C4FFA"/>
    <w:rsid w:val="003C58BE"/>
    <w:rsid w:val="003C6055"/>
    <w:rsid w:val="003C69F5"/>
    <w:rsid w:val="003C6D1F"/>
    <w:rsid w:val="003C7301"/>
    <w:rsid w:val="003C7613"/>
    <w:rsid w:val="003C7936"/>
    <w:rsid w:val="003C7A7D"/>
    <w:rsid w:val="003D04F2"/>
    <w:rsid w:val="003D1C9F"/>
    <w:rsid w:val="003D2321"/>
    <w:rsid w:val="003D241E"/>
    <w:rsid w:val="003D265D"/>
    <w:rsid w:val="003D2778"/>
    <w:rsid w:val="003D2C93"/>
    <w:rsid w:val="003D2DF9"/>
    <w:rsid w:val="003D352F"/>
    <w:rsid w:val="003D39DB"/>
    <w:rsid w:val="003D3FA7"/>
    <w:rsid w:val="003D3FCB"/>
    <w:rsid w:val="003D45E8"/>
    <w:rsid w:val="003D473F"/>
    <w:rsid w:val="003D4A55"/>
    <w:rsid w:val="003D4B70"/>
    <w:rsid w:val="003D52DD"/>
    <w:rsid w:val="003D5382"/>
    <w:rsid w:val="003D5896"/>
    <w:rsid w:val="003D58FF"/>
    <w:rsid w:val="003D5BF5"/>
    <w:rsid w:val="003D71E9"/>
    <w:rsid w:val="003D72CC"/>
    <w:rsid w:val="003D7314"/>
    <w:rsid w:val="003D7625"/>
    <w:rsid w:val="003D7F26"/>
    <w:rsid w:val="003D7F6C"/>
    <w:rsid w:val="003E05A2"/>
    <w:rsid w:val="003E05A6"/>
    <w:rsid w:val="003E07FF"/>
    <w:rsid w:val="003E155C"/>
    <w:rsid w:val="003E18F9"/>
    <w:rsid w:val="003E1918"/>
    <w:rsid w:val="003E2103"/>
    <w:rsid w:val="003E223E"/>
    <w:rsid w:val="003E276C"/>
    <w:rsid w:val="003E2A12"/>
    <w:rsid w:val="003E2BC4"/>
    <w:rsid w:val="003E2D0C"/>
    <w:rsid w:val="003E3115"/>
    <w:rsid w:val="003E3C25"/>
    <w:rsid w:val="003E471E"/>
    <w:rsid w:val="003E49F2"/>
    <w:rsid w:val="003E4A95"/>
    <w:rsid w:val="003E4C1C"/>
    <w:rsid w:val="003E59B8"/>
    <w:rsid w:val="003E627F"/>
    <w:rsid w:val="003E6442"/>
    <w:rsid w:val="003E649E"/>
    <w:rsid w:val="003E74F2"/>
    <w:rsid w:val="003E7619"/>
    <w:rsid w:val="003E799A"/>
    <w:rsid w:val="003E7A7A"/>
    <w:rsid w:val="003F09FF"/>
    <w:rsid w:val="003F0C46"/>
    <w:rsid w:val="003F0D62"/>
    <w:rsid w:val="003F10BA"/>
    <w:rsid w:val="003F1669"/>
    <w:rsid w:val="003F1B78"/>
    <w:rsid w:val="003F22B9"/>
    <w:rsid w:val="003F2332"/>
    <w:rsid w:val="003F2C33"/>
    <w:rsid w:val="003F2F45"/>
    <w:rsid w:val="003F33CA"/>
    <w:rsid w:val="003F375B"/>
    <w:rsid w:val="003F3C4D"/>
    <w:rsid w:val="003F3DB3"/>
    <w:rsid w:val="003F457A"/>
    <w:rsid w:val="003F4A4F"/>
    <w:rsid w:val="003F4CA4"/>
    <w:rsid w:val="003F4CDD"/>
    <w:rsid w:val="003F539F"/>
    <w:rsid w:val="003F5662"/>
    <w:rsid w:val="003F5B2F"/>
    <w:rsid w:val="003F5B6A"/>
    <w:rsid w:val="003F5C63"/>
    <w:rsid w:val="003F6265"/>
    <w:rsid w:val="003F627F"/>
    <w:rsid w:val="003F6EEE"/>
    <w:rsid w:val="003F75E2"/>
    <w:rsid w:val="003F76C3"/>
    <w:rsid w:val="0040033A"/>
    <w:rsid w:val="00400385"/>
    <w:rsid w:val="004003E9"/>
    <w:rsid w:val="00400405"/>
    <w:rsid w:val="00400D91"/>
    <w:rsid w:val="00401224"/>
    <w:rsid w:val="00401618"/>
    <w:rsid w:val="004020FF"/>
    <w:rsid w:val="00402398"/>
    <w:rsid w:val="00402DC4"/>
    <w:rsid w:val="00403B95"/>
    <w:rsid w:val="00403F95"/>
    <w:rsid w:val="00404126"/>
    <w:rsid w:val="0040423A"/>
    <w:rsid w:val="00404628"/>
    <w:rsid w:val="004047D2"/>
    <w:rsid w:val="00404E4C"/>
    <w:rsid w:val="00404EF7"/>
    <w:rsid w:val="0040534B"/>
    <w:rsid w:val="004059A6"/>
    <w:rsid w:val="00406E1D"/>
    <w:rsid w:val="00407514"/>
    <w:rsid w:val="00410008"/>
    <w:rsid w:val="004103DA"/>
    <w:rsid w:val="004103FB"/>
    <w:rsid w:val="00410503"/>
    <w:rsid w:val="004109F9"/>
    <w:rsid w:val="0041127C"/>
    <w:rsid w:val="004115E1"/>
    <w:rsid w:val="00412371"/>
    <w:rsid w:val="004123B1"/>
    <w:rsid w:val="004129E0"/>
    <w:rsid w:val="00412E0A"/>
    <w:rsid w:val="00412E51"/>
    <w:rsid w:val="00412F05"/>
    <w:rsid w:val="00412FC7"/>
    <w:rsid w:val="0041368A"/>
    <w:rsid w:val="0041377A"/>
    <w:rsid w:val="00413DA5"/>
    <w:rsid w:val="0041412A"/>
    <w:rsid w:val="004147D3"/>
    <w:rsid w:val="00415C69"/>
    <w:rsid w:val="00415CF8"/>
    <w:rsid w:val="004172F1"/>
    <w:rsid w:val="0041757E"/>
    <w:rsid w:val="0041789F"/>
    <w:rsid w:val="004200B5"/>
    <w:rsid w:val="004209C2"/>
    <w:rsid w:val="004211C4"/>
    <w:rsid w:val="00421404"/>
    <w:rsid w:val="00421AA3"/>
    <w:rsid w:val="00421F02"/>
    <w:rsid w:val="00422675"/>
    <w:rsid w:val="00423065"/>
    <w:rsid w:val="004235AE"/>
    <w:rsid w:val="00423AEB"/>
    <w:rsid w:val="00423C31"/>
    <w:rsid w:val="0042436C"/>
    <w:rsid w:val="004244CC"/>
    <w:rsid w:val="00424EC0"/>
    <w:rsid w:val="004257AA"/>
    <w:rsid w:val="004258EF"/>
    <w:rsid w:val="004260E2"/>
    <w:rsid w:val="004267E6"/>
    <w:rsid w:val="0042682C"/>
    <w:rsid w:val="00426C44"/>
    <w:rsid w:val="00426CA1"/>
    <w:rsid w:val="00427A11"/>
    <w:rsid w:val="00427C8E"/>
    <w:rsid w:val="00430029"/>
    <w:rsid w:val="0043006B"/>
    <w:rsid w:val="0043024E"/>
    <w:rsid w:val="004306C6"/>
    <w:rsid w:val="00430713"/>
    <w:rsid w:val="00430F84"/>
    <w:rsid w:val="00431045"/>
    <w:rsid w:val="00431247"/>
    <w:rsid w:val="00431AE0"/>
    <w:rsid w:val="00431BFD"/>
    <w:rsid w:val="00432A1E"/>
    <w:rsid w:val="0043384B"/>
    <w:rsid w:val="004341B8"/>
    <w:rsid w:val="00434560"/>
    <w:rsid w:val="0043472B"/>
    <w:rsid w:val="00434EF3"/>
    <w:rsid w:val="004354BF"/>
    <w:rsid w:val="0043551B"/>
    <w:rsid w:val="004357C4"/>
    <w:rsid w:val="00435B91"/>
    <w:rsid w:val="00435EFF"/>
    <w:rsid w:val="00435F45"/>
    <w:rsid w:val="00436402"/>
    <w:rsid w:val="0043644A"/>
    <w:rsid w:val="004365EA"/>
    <w:rsid w:val="00436612"/>
    <w:rsid w:val="00436A56"/>
    <w:rsid w:val="00436C0B"/>
    <w:rsid w:val="004371FB"/>
    <w:rsid w:val="00437D27"/>
    <w:rsid w:val="00437FF2"/>
    <w:rsid w:val="0044092A"/>
    <w:rsid w:val="00441578"/>
    <w:rsid w:val="0044190A"/>
    <w:rsid w:val="00441CA3"/>
    <w:rsid w:val="00442144"/>
    <w:rsid w:val="00442793"/>
    <w:rsid w:val="00442862"/>
    <w:rsid w:val="00442C49"/>
    <w:rsid w:val="00443641"/>
    <w:rsid w:val="004438E1"/>
    <w:rsid w:val="00444055"/>
    <w:rsid w:val="004440D8"/>
    <w:rsid w:val="004448CF"/>
    <w:rsid w:val="00444D4B"/>
    <w:rsid w:val="00444EF4"/>
    <w:rsid w:val="00445329"/>
    <w:rsid w:val="00446080"/>
    <w:rsid w:val="00446394"/>
    <w:rsid w:val="004468ED"/>
    <w:rsid w:val="00446AF1"/>
    <w:rsid w:val="0044790D"/>
    <w:rsid w:val="00450188"/>
    <w:rsid w:val="00450283"/>
    <w:rsid w:val="004506B3"/>
    <w:rsid w:val="00450822"/>
    <w:rsid w:val="00450AE3"/>
    <w:rsid w:val="0045167C"/>
    <w:rsid w:val="00451687"/>
    <w:rsid w:val="00452398"/>
    <w:rsid w:val="00452523"/>
    <w:rsid w:val="00452889"/>
    <w:rsid w:val="004529CD"/>
    <w:rsid w:val="00453B1F"/>
    <w:rsid w:val="00453F5E"/>
    <w:rsid w:val="00454384"/>
    <w:rsid w:val="004545FB"/>
    <w:rsid w:val="00454C96"/>
    <w:rsid w:val="004552CA"/>
    <w:rsid w:val="00455AF1"/>
    <w:rsid w:val="00455B7F"/>
    <w:rsid w:val="00456342"/>
    <w:rsid w:val="00456DC0"/>
    <w:rsid w:val="004572BF"/>
    <w:rsid w:val="0045787D"/>
    <w:rsid w:val="004578CA"/>
    <w:rsid w:val="004579F6"/>
    <w:rsid w:val="00457CD6"/>
    <w:rsid w:val="00457D83"/>
    <w:rsid w:val="00460317"/>
    <w:rsid w:val="004607E6"/>
    <w:rsid w:val="004608F1"/>
    <w:rsid w:val="00460963"/>
    <w:rsid w:val="0046098B"/>
    <w:rsid w:val="00461415"/>
    <w:rsid w:val="004618E0"/>
    <w:rsid w:val="00461CD6"/>
    <w:rsid w:val="00461EEC"/>
    <w:rsid w:val="00461FD8"/>
    <w:rsid w:val="00462227"/>
    <w:rsid w:val="00462696"/>
    <w:rsid w:val="00462828"/>
    <w:rsid w:val="004628FB"/>
    <w:rsid w:val="00462D5C"/>
    <w:rsid w:val="00463435"/>
    <w:rsid w:val="00463F5C"/>
    <w:rsid w:val="004642CC"/>
    <w:rsid w:val="00464653"/>
    <w:rsid w:val="004646C9"/>
    <w:rsid w:val="004648D7"/>
    <w:rsid w:val="00464D5E"/>
    <w:rsid w:val="00465312"/>
    <w:rsid w:val="0046538E"/>
    <w:rsid w:val="00465647"/>
    <w:rsid w:val="004660C2"/>
    <w:rsid w:val="004661EA"/>
    <w:rsid w:val="0046622F"/>
    <w:rsid w:val="00466294"/>
    <w:rsid w:val="004663A1"/>
    <w:rsid w:val="00466C85"/>
    <w:rsid w:val="00467053"/>
    <w:rsid w:val="00467567"/>
    <w:rsid w:val="004679C6"/>
    <w:rsid w:val="00467B83"/>
    <w:rsid w:val="00470014"/>
    <w:rsid w:val="004705C1"/>
    <w:rsid w:val="00470928"/>
    <w:rsid w:val="00470D73"/>
    <w:rsid w:val="00470E27"/>
    <w:rsid w:val="00470E6A"/>
    <w:rsid w:val="0047187D"/>
    <w:rsid w:val="004718D9"/>
    <w:rsid w:val="00471A54"/>
    <w:rsid w:val="004720C0"/>
    <w:rsid w:val="0047230B"/>
    <w:rsid w:val="00472505"/>
    <w:rsid w:val="0047349C"/>
    <w:rsid w:val="00473D07"/>
    <w:rsid w:val="00473D7B"/>
    <w:rsid w:val="0047414D"/>
    <w:rsid w:val="00474550"/>
    <w:rsid w:val="0047498F"/>
    <w:rsid w:val="00474DF2"/>
    <w:rsid w:val="004755E1"/>
    <w:rsid w:val="00475983"/>
    <w:rsid w:val="0047613A"/>
    <w:rsid w:val="0047698C"/>
    <w:rsid w:val="00476ABE"/>
    <w:rsid w:val="0047704A"/>
    <w:rsid w:val="004771FB"/>
    <w:rsid w:val="004773A3"/>
    <w:rsid w:val="004803D4"/>
    <w:rsid w:val="00480C73"/>
    <w:rsid w:val="00480ED7"/>
    <w:rsid w:val="00480F57"/>
    <w:rsid w:val="0048113E"/>
    <w:rsid w:val="00481389"/>
    <w:rsid w:val="004819DC"/>
    <w:rsid w:val="00481B4A"/>
    <w:rsid w:val="00481D0D"/>
    <w:rsid w:val="00481FF3"/>
    <w:rsid w:val="0048259F"/>
    <w:rsid w:val="00482683"/>
    <w:rsid w:val="00482AFB"/>
    <w:rsid w:val="00483561"/>
    <w:rsid w:val="00483C80"/>
    <w:rsid w:val="00483FC4"/>
    <w:rsid w:val="004841C5"/>
    <w:rsid w:val="004843D4"/>
    <w:rsid w:val="004845A4"/>
    <w:rsid w:val="004849D3"/>
    <w:rsid w:val="00484A46"/>
    <w:rsid w:val="00484AE6"/>
    <w:rsid w:val="00485352"/>
    <w:rsid w:val="00485A13"/>
    <w:rsid w:val="00485C15"/>
    <w:rsid w:val="00485F14"/>
    <w:rsid w:val="00485F44"/>
    <w:rsid w:val="00486399"/>
    <w:rsid w:val="004869E1"/>
    <w:rsid w:val="00486AB7"/>
    <w:rsid w:val="00487500"/>
    <w:rsid w:val="004875E4"/>
    <w:rsid w:val="0048770F"/>
    <w:rsid w:val="00490240"/>
    <w:rsid w:val="00490257"/>
    <w:rsid w:val="0049118A"/>
    <w:rsid w:val="004917F2"/>
    <w:rsid w:val="00491C57"/>
    <w:rsid w:val="00491E53"/>
    <w:rsid w:val="0049216C"/>
    <w:rsid w:val="0049231A"/>
    <w:rsid w:val="00492A0E"/>
    <w:rsid w:val="00492A3E"/>
    <w:rsid w:val="00493224"/>
    <w:rsid w:val="00494346"/>
    <w:rsid w:val="00494517"/>
    <w:rsid w:val="00494A8B"/>
    <w:rsid w:val="00494DEA"/>
    <w:rsid w:val="00495051"/>
    <w:rsid w:val="00495EE6"/>
    <w:rsid w:val="00496317"/>
    <w:rsid w:val="0049692C"/>
    <w:rsid w:val="00496A13"/>
    <w:rsid w:val="00496F06"/>
    <w:rsid w:val="00497202"/>
    <w:rsid w:val="004972B5"/>
    <w:rsid w:val="00497798"/>
    <w:rsid w:val="004977F0"/>
    <w:rsid w:val="004A015F"/>
    <w:rsid w:val="004A105D"/>
    <w:rsid w:val="004A10D5"/>
    <w:rsid w:val="004A231A"/>
    <w:rsid w:val="004A2B78"/>
    <w:rsid w:val="004A2DB8"/>
    <w:rsid w:val="004A2F4B"/>
    <w:rsid w:val="004A2F4F"/>
    <w:rsid w:val="004A31EC"/>
    <w:rsid w:val="004A3470"/>
    <w:rsid w:val="004A348B"/>
    <w:rsid w:val="004A448E"/>
    <w:rsid w:val="004A4CCA"/>
    <w:rsid w:val="004A4DEC"/>
    <w:rsid w:val="004A50BF"/>
    <w:rsid w:val="004A5D9F"/>
    <w:rsid w:val="004A6A3D"/>
    <w:rsid w:val="004A799C"/>
    <w:rsid w:val="004A7C44"/>
    <w:rsid w:val="004B014B"/>
    <w:rsid w:val="004B096C"/>
    <w:rsid w:val="004B1805"/>
    <w:rsid w:val="004B1C4B"/>
    <w:rsid w:val="004B1FA8"/>
    <w:rsid w:val="004B20A8"/>
    <w:rsid w:val="004B22AB"/>
    <w:rsid w:val="004B22E2"/>
    <w:rsid w:val="004B3096"/>
    <w:rsid w:val="004B3125"/>
    <w:rsid w:val="004B32A1"/>
    <w:rsid w:val="004B3DA9"/>
    <w:rsid w:val="004B3F95"/>
    <w:rsid w:val="004B437A"/>
    <w:rsid w:val="004B4994"/>
    <w:rsid w:val="004B5037"/>
    <w:rsid w:val="004B5676"/>
    <w:rsid w:val="004B629C"/>
    <w:rsid w:val="004B62DD"/>
    <w:rsid w:val="004B64FB"/>
    <w:rsid w:val="004B65FE"/>
    <w:rsid w:val="004B6603"/>
    <w:rsid w:val="004B6896"/>
    <w:rsid w:val="004B776E"/>
    <w:rsid w:val="004B7777"/>
    <w:rsid w:val="004B793C"/>
    <w:rsid w:val="004C074B"/>
    <w:rsid w:val="004C090F"/>
    <w:rsid w:val="004C0C1A"/>
    <w:rsid w:val="004C13E4"/>
    <w:rsid w:val="004C1618"/>
    <w:rsid w:val="004C1B4A"/>
    <w:rsid w:val="004C1B88"/>
    <w:rsid w:val="004C1F0A"/>
    <w:rsid w:val="004C2014"/>
    <w:rsid w:val="004C232F"/>
    <w:rsid w:val="004C2437"/>
    <w:rsid w:val="004C2708"/>
    <w:rsid w:val="004C2BB2"/>
    <w:rsid w:val="004C363C"/>
    <w:rsid w:val="004C39E1"/>
    <w:rsid w:val="004C3BD1"/>
    <w:rsid w:val="004C3DA6"/>
    <w:rsid w:val="004C3E54"/>
    <w:rsid w:val="004C3F30"/>
    <w:rsid w:val="004C4037"/>
    <w:rsid w:val="004C4089"/>
    <w:rsid w:val="004C45E0"/>
    <w:rsid w:val="004C4621"/>
    <w:rsid w:val="004C4B93"/>
    <w:rsid w:val="004C4E48"/>
    <w:rsid w:val="004C5407"/>
    <w:rsid w:val="004C5776"/>
    <w:rsid w:val="004C5BA8"/>
    <w:rsid w:val="004C61BC"/>
    <w:rsid w:val="004C61E5"/>
    <w:rsid w:val="004C65B2"/>
    <w:rsid w:val="004C666E"/>
    <w:rsid w:val="004C6BC8"/>
    <w:rsid w:val="004C6FF2"/>
    <w:rsid w:val="004C7443"/>
    <w:rsid w:val="004D0021"/>
    <w:rsid w:val="004D02A1"/>
    <w:rsid w:val="004D04C8"/>
    <w:rsid w:val="004D0529"/>
    <w:rsid w:val="004D0561"/>
    <w:rsid w:val="004D067D"/>
    <w:rsid w:val="004D0815"/>
    <w:rsid w:val="004D0DA5"/>
    <w:rsid w:val="004D13F5"/>
    <w:rsid w:val="004D16BB"/>
    <w:rsid w:val="004D1A4E"/>
    <w:rsid w:val="004D1F80"/>
    <w:rsid w:val="004D1F9A"/>
    <w:rsid w:val="004D2633"/>
    <w:rsid w:val="004D2D9C"/>
    <w:rsid w:val="004D2E51"/>
    <w:rsid w:val="004D38C1"/>
    <w:rsid w:val="004D3935"/>
    <w:rsid w:val="004D39D9"/>
    <w:rsid w:val="004D4036"/>
    <w:rsid w:val="004D45D5"/>
    <w:rsid w:val="004D617D"/>
    <w:rsid w:val="004D63F1"/>
    <w:rsid w:val="004D6FC6"/>
    <w:rsid w:val="004D77B3"/>
    <w:rsid w:val="004D7915"/>
    <w:rsid w:val="004D7BE6"/>
    <w:rsid w:val="004E00DA"/>
    <w:rsid w:val="004E026C"/>
    <w:rsid w:val="004E067E"/>
    <w:rsid w:val="004E0C31"/>
    <w:rsid w:val="004E100B"/>
    <w:rsid w:val="004E1A63"/>
    <w:rsid w:val="004E1A90"/>
    <w:rsid w:val="004E1C1C"/>
    <w:rsid w:val="004E2719"/>
    <w:rsid w:val="004E2820"/>
    <w:rsid w:val="004E28C7"/>
    <w:rsid w:val="004E2BCA"/>
    <w:rsid w:val="004E2BF6"/>
    <w:rsid w:val="004E3182"/>
    <w:rsid w:val="004E3656"/>
    <w:rsid w:val="004E39F9"/>
    <w:rsid w:val="004E3AD9"/>
    <w:rsid w:val="004E3F0A"/>
    <w:rsid w:val="004E42FE"/>
    <w:rsid w:val="004E4A56"/>
    <w:rsid w:val="004E4D5F"/>
    <w:rsid w:val="004E4F17"/>
    <w:rsid w:val="004E524F"/>
    <w:rsid w:val="004E554F"/>
    <w:rsid w:val="004E55C8"/>
    <w:rsid w:val="004E5B46"/>
    <w:rsid w:val="004E61B2"/>
    <w:rsid w:val="004E702D"/>
    <w:rsid w:val="004E7241"/>
    <w:rsid w:val="004E7515"/>
    <w:rsid w:val="004E79A9"/>
    <w:rsid w:val="004E79C0"/>
    <w:rsid w:val="004E7E68"/>
    <w:rsid w:val="004F005A"/>
    <w:rsid w:val="004F0128"/>
    <w:rsid w:val="004F02D7"/>
    <w:rsid w:val="004F0374"/>
    <w:rsid w:val="004F0636"/>
    <w:rsid w:val="004F136C"/>
    <w:rsid w:val="004F1B4D"/>
    <w:rsid w:val="004F2451"/>
    <w:rsid w:val="004F253F"/>
    <w:rsid w:val="004F31C4"/>
    <w:rsid w:val="004F3F90"/>
    <w:rsid w:val="004F483D"/>
    <w:rsid w:val="004F4A60"/>
    <w:rsid w:val="004F503F"/>
    <w:rsid w:val="004F5083"/>
    <w:rsid w:val="004F5ABD"/>
    <w:rsid w:val="004F5B68"/>
    <w:rsid w:val="004F5FB9"/>
    <w:rsid w:val="004F602B"/>
    <w:rsid w:val="004F6FFB"/>
    <w:rsid w:val="004F707C"/>
    <w:rsid w:val="004F787F"/>
    <w:rsid w:val="005001DB"/>
    <w:rsid w:val="0050044C"/>
    <w:rsid w:val="00500487"/>
    <w:rsid w:val="005007AC"/>
    <w:rsid w:val="005017ED"/>
    <w:rsid w:val="00501A38"/>
    <w:rsid w:val="00501F5D"/>
    <w:rsid w:val="0050235F"/>
    <w:rsid w:val="00502443"/>
    <w:rsid w:val="00502CD1"/>
    <w:rsid w:val="00502CE4"/>
    <w:rsid w:val="00502E2B"/>
    <w:rsid w:val="00503241"/>
    <w:rsid w:val="00503392"/>
    <w:rsid w:val="005036EA"/>
    <w:rsid w:val="00503742"/>
    <w:rsid w:val="00503E06"/>
    <w:rsid w:val="0050464D"/>
    <w:rsid w:val="00504B84"/>
    <w:rsid w:val="00505307"/>
    <w:rsid w:val="00505584"/>
    <w:rsid w:val="005056F4"/>
    <w:rsid w:val="00505F89"/>
    <w:rsid w:val="005063BE"/>
    <w:rsid w:val="00506446"/>
    <w:rsid w:val="005065FA"/>
    <w:rsid w:val="00506E45"/>
    <w:rsid w:val="00507080"/>
    <w:rsid w:val="005072D6"/>
    <w:rsid w:val="0050752C"/>
    <w:rsid w:val="00507581"/>
    <w:rsid w:val="00507A3D"/>
    <w:rsid w:val="00510907"/>
    <w:rsid w:val="00510F15"/>
    <w:rsid w:val="005111CB"/>
    <w:rsid w:val="005115FE"/>
    <w:rsid w:val="005121EF"/>
    <w:rsid w:val="00512234"/>
    <w:rsid w:val="005124DF"/>
    <w:rsid w:val="005128B4"/>
    <w:rsid w:val="00512A0D"/>
    <w:rsid w:val="00512C9D"/>
    <w:rsid w:val="00512FC7"/>
    <w:rsid w:val="00513610"/>
    <w:rsid w:val="00513A86"/>
    <w:rsid w:val="00513E22"/>
    <w:rsid w:val="00514C23"/>
    <w:rsid w:val="00514CB9"/>
    <w:rsid w:val="00514D86"/>
    <w:rsid w:val="00515821"/>
    <w:rsid w:val="00515839"/>
    <w:rsid w:val="00515881"/>
    <w:rsid w:val="00515AD9"/>
    <w:rsid w:val="005165F9"/>
    <w:rsid w:val="00516AB7"/>
    <w:rsid w:val="00516FB0"/>
    <w:rsid w:val="00516FD8"/>
    <w:rsid w:val="00517191"/>
    <w:rsid w:val="005172E5"/>
    <w:rsid w:val="005172E9"/>
    <w:rsid w:val="00517583"/>
    <w:rsid w:val="00517C4B"/>
    <w:rsid w:val="005207C8"/>
    <w:rsid w:val="005208CC"/>
    <w:rsid w:val="00520AEB"/>
    <w:rsid w:val="00521188"/>
    <w:rsid w:val="00522042"/>
    <w:rsid w:val="005230DE"/>
    <w:rsid w:val="00523468"/>
    <w:rsid w:val="005237D1"/>
    <w:rsid w:val="00523BEA"/>
    <w:rsid w:val="00523DF2"/>
    <w:rsid w:val="00523E10"/>
    <w:rsid w:val="00524CA3"/>
    <w:rsid w:val="005251FD"/>
    <w:rsid w:val="00525394"/>
    <w:rsid w:val="005257B9"/>
    <w:rsid w:val="005259A3"/>
    <w:rsid w:val="00525DCB"/>
    <w:rsid w:val="00525F03"/>
    <w:rsid w:val="00526CBE"/>
    <w:rsid w:val="005274E5"/>
    <w:rsid w:val="0052751D"/>
    <w:rsid w:val="00527883"/>
    <w:rsid w:val="00527A48"/>
    <w:rsid w:val="00527F2B"/>
    <w:rsid w:val="005304C2"/>
    <w:rsid w:val="0053078B"/>
    <w:rsid w:val="00530BAF"/>
    <w:rsid w:val="00530FAC"/>
    <w:rsid w:val="0053134E"/>
    <w:rsid w:val="00531663"/>
    <w:rsid w:val="005316E4"/>
    <w:rsid w:val="00531EF4"/>
    <w:rsid w:val="0053239C"/>
    <w:rsid w:val="00532948"/>
    <w:rsid w:val="00532D18"/>
    <w:rsid w:val="00532EFE"/>
    <w:rsid w:val="00534280"/>
    <w:rsid w:val="00534D2F"/>
    <w:rsid w:val="00535213"/>
    <w:rsid w:val="005352F7"/>
    <w:rsid w:val="00536E62"/>
    <w:rsid w:val="00537B26"/>
    <w:rsid w:val="00540383"/>
    <w:rsid w:val="005404E2"/>
    <w:rsid w:val="005409A4"/>
    <w:rsid w:val="005410CA"/>
    <w:rsid w:val="00541477"/>
    <w:rsid w:val="005417D8"/>
    <w:rsid w:val="00541E43"/>
    <w:rsid w:val="00542A10"/>
    <w:rsid w:val="005432F9"/>
    <w:rsid w:val="00543933"/>
    <w:rsid w:val="00543D2B"/>
    <w:rsid w:val="00544719"/>
    <w:rsid w:val="00544FC9"/>
    <w:rsid w:val="005458BC"/>
    <w:rsid w:val="00545E93"/>
    <w:rsid w:val="0054681E"/>
    <w:rsid w:val="00546978"/>
    <w:rsid w:val="00546F7F"/>
    <w:rsid w:val="005471DD"/>
    <w:rsid w:val="005476B1"/>
    <w:rsid w:val="00547D76"/>
    <w:rsid w:val="00550750"/>
    <w:rsid w:val="00550D1E"/>
    <w:rsid w:val="00550FAC"/>
    <w:rsid w:val="00551136"/>
    <w:rsid w:val="0055156F"/>
    <w:rsid w:val="00551672"/>
    <w:rsid w:val="005517B0"/>
    <w:rsid w:val="005521F5"/>
    <w:rsid w:val="00552542"/>
    <w:rsid w:val="005525C4"/>
    <w:rsid w:val="00552CC4"/>
    <w:rsid w:val="00553112"/>
    <w:rsid w:val="00553283"/>
    <w:rsid w:val="00553364"/>
    <w:rsid w:val="00553814"/>
    <w:rsid w:val="0055396F"/>
    <w:rsid w:val="00553B72"/>
    <w:rsid w:val="00553C67"/>
    <w:rsid w:val="00553F84"/>
    <w:rsid w:val="00554171"/>
    <w:rsid w:val="00554B54"/>
    <w:rsid w:val="0055580E"/>
    <w:rsid w:val="00555F1E"/>
    <w:rsid w:val="0055609F"/>
    <w:rsid w:val="00556CC9"/>
    <w:rsid w:val="00556F66"/>
    <w:rsid w:val="00557150"/>
    <w:rsid w:val="005572B4"/>
    <w:rsid w:val="00557350"/>
    <w:rsid w:val="0055764B"/>
    <w:rsid w:val="00557673"/>
    <w:rsid w:val="0055769E"/>
    <w:rsid w:val="00557A36"/>
    <w:rsid w:val="00561316"/>
    <w:rsid w:val="00561DF0"/>
    <w:rsid w:val="00562B51"/>
    <w:rsid w:val="00562FF5"/>
    <w:rsid w:val="0056340E"/>
    <w:rsid w:val="005635B7"/>
    <w:rsid w:val="00563913"/>
    <w:rsid w:val="005639D3"/>
    <w:rsid w:val="00563A28"/>
    <w:rsid w:val="00563B5D"/>
    <w:rsid w:val="00563F6F"/>
    <w:rsid w:val="0056406E"/>
    <w:rsid w:val="00564252"/>
    <w:rsid w:val="00564827"/>
    <w:rsid w:val="00564985"/>
    <w:rsid w:val="00564A9A"/>
    <w:rsid w:val="00565116"/>
    <w:rsid w:val="0056534A"/>
    <w:rsid w:val="0056676D"/>
    <w:rsid w:val="00566B5C"/>
    <w:rsid w:val="00566E4B"/>
    <w:rsid w:val="00567242"/>
    <w:rsid w:val="00567BC8"/>
    <w:rsid w:val="00567DC7"/>
    <w:rsid w:val="0057012F"/>
    <w:rsid w:val="0057046C"/>
    <w:rsid w:val="005709EF"/>
    <w:rsid w:val="00570F7A"/>
    <w:rsid w:val="005712A9"/>
    <w:rsid w:val="00571A6B"/>
    <w:rsid w:val="00571C7C"/>
    <w:rsid w:val="00572108"/>
    <w:rsid w:val="00572CC2"/>
    <w:rsid w:val="005731D0"/>
    <w:rsid w:val="005737C7"/>
    <w:rsid w:val="005737D3"/>
    <w:rsid w:val="00573C9E"/>
    <w:rsid w:val="0057438F"/>
    <w:rsid w:val="0057505F"/>
    <w:rsid w:val="00575407"/>
    <w:rsid w:val="00575DF8"/>
    <w:rsid w:val="00575F0E"/>
    <w:rsid w:val="00576047"/>
    <w:rsid w:val="00576373"/>
    <w:rsid w:val="00576958"/>
    <w:rsid w:val="00576A7F"/>
    <w:rsid w:val="00577793"/>
    <w:rsid w:val="005777BE"/>
    <w:rsid w:val="00577A22"/>
    <w:rsid w:val="00577F32"/>
    <w:rsid w:val="00580141"/>
    <w:rsid w:val="005804D4"/>
    <w:rsid w:val="00580BAF"/>
    <w:rsid w:val="005812BB"/>
    <w:rsid w:val="00581367"/>
    <w:rsid w:val="00581B08"/>
    <w:rsid w:val="00581FD0"/>
    <w:rsid w:val="00582226"/>
    <w:rsid w:val="0058258B"/>
    <w:rsid w:val="005827F7"/>
    <w:rsid w:val="00583AFC"/>
    <w:rsid w:val="00583BBE"/>
    <w:rsid w:val="00583D88"/>
    <w:rsid w:val="005841CE"/>
    <w:rsid w:val="00584B1C"/>
    <w:rsid w:val="00584B7D"/>
    <w:rsid w:val="005851DA"/>
    <w:rsid w:val="0058581D"/>
    <w:rsid w:val="00586263"/>
    <w:rsid w:val="00586546"/>
    <w:rsid w:val="0058671A"/>
    <w:rsid w:val="00587209"/>
    <w:rsid w:val="005875C6"/>
    <w:rsid w:val="00587663"/>
    <w:rsid w:val="0058799D"/>
    <w:rsid w:val="00587D22"/>
    <w:rsid w:val="00591B0A"/>
    <w:rsid w:val="005934AD"/>
    <w:rsid w:val="00594490"/>
    <w:rsid w:val="00594C43"/>
    <w:rsid w:val="0059566B"/>
    <w:rsid w:val="00595708"/>
    <w:rsid w:val="00595962"/>
    <w:rsid w:val="00596188"/>
    <w:rsid w:val="00596486"/>
    <w:rsid w:val="005966CF"/>
    <w:rsid w:val="00596B4D"/>
    <w:rsid w:val="00596BFD"/>
    <w:rsid w:val="00596C70"/>
    <w:rsid w:val="00597399"/>
    <w:rsid w:val="00597589"/>
    <w:rsid w:val="00597915"/>
    <w:rsid w:val="00597DDA"/>
    <w:rsid w:val="005A0007"/>
    <w:rsid w:val="005A04F2"/>
    <w:rsid w:val="005A19D8"/>
    <w:rsid w:val="005A1A9B"/>
    <w:rsid w:val="005A1AF6"/>
    <w:rsid w:val="005A1E2E"/>
    <w:rsid w:val="005A1FF2"/>
    <w:rsid w:val="005A209F"/>
    <w:rsid w:val="005A2268"/>
    <w:rsid w:val="005A3622"/>
    <w:rsid w:val="005A37CC"/>
    <w:rsid w:val="005A4007"/>
    <w:rsid w:val="005A42A0"/>
    <w:rsid w:val="005A4402"/>
    <w:rsid w:val="005A4C76"/>
    <w:rsid w:val="005A4CAC"/>
    <w:rsid w:val="005A5B93"/>
    <w:rsid w:val="005A5CB8"/>
    <w:rsid w:val="005A687D"/>
    <w:rsid w:val="005A6A00"/>
    <w:rsid w:val="005A6C80"/>
    <w:rsid w:val="005A6D0B"/>
    <w:rsid w:val="005A772E"/>
    <w:rsid w:val="005A7943"/>
    <w:rsid w:val="005A7B0B"/>
    <w:rsid w:val="005B0023"/>
    <w:rsid w:val="005B008D"/>
    <w:rsid w:val="005B0876"/>
    <w:rsid w:val="005B09AF"/>
    <w:rsid w:val="005B0C93"/>
    <w:rsid w:val="005B0D2E"/>
    <w:rsid w:val="005B12E2"/>
    <w:rsid w:val="005B1349"/>
    <w:rsid w:val="005B1567"/>
    <w:rsid w:val="005B1BF3"/>
    <w:rsid w:val="005B22DE"/>
    <w:rsid w:val="005B2376"/>
    <w:rsid w:val="005B24D6"/>
    <w:rsid w:val="005B2C22"/>
    <w:rsid w:val="005B2CAF"/>
    <w:rsid w:val="005B2CE8"/>
    <w:rsid w:val="005B30DF"/>
    <w:rsid w:val="005B3A76"/>
    <w:rsid w:val="005B4455"/>
    <w:rsid w:val="005B4CBC"/>
    <w:rsid w:val="005B5D58"/>
    <w:rsid w:val="005B5E51"/>
    <w:rsid w:val="005B68BC"/>
    <w:rsid w:val="005B69F2"/>
    <w:rsid w:val="005B735B"/>
    <w:rsid w:val="005B7520"/>
    <w:rsid w:val="005B7529"/>
    <w:rsid w:val="005B7CF6"/>
    <w:rsid w:val="005B7E68"/>
    <w:rsid w:val="005B7F8A"/>
    <w:rsid w:val="005C00A4"/>
    <w:rsid w:val="005C088A"/>
    <w:rsid w:val="005C0A17"/>
    <w:rsid w:val="005C0A89"/>
    <w:rsid w:val="005C0D9C"/>
    <w:rsid w:val="005C0E03"/>
    <w:rsid w:val="005C10ED"/>
    <w:rsid w:val="005C1ED3"/>
    <w:rsid w:val="005C21B7"/>
    <w:rsid w:val="005C2A61"/>
    <w:rsid w:val="005C3385"/>
    <w:rsid w:val="005C3C05"/>
    <w:rsid w:val="005C3CC5"/>
    <w:rsid w:val="005C3CED"/>
    <w:rsid w:val="005C41B6"/>
    <w:rsid w:val="005C491B"/>
    <w:rsid w:val="005C4BD2"/>
    <w:rsid w:val="005C52D6"/>
    <w:rsid w:val="005C5675"/>
    <w:rsid w:val="005C5E80"/>
    <w:rsid w:val="005C60A2"/>
    <w:rsid w:val="005C6201"/>
    <w:rsid w:val="005C63E3"/>
    <w:rsid w:val="005C67DA"/>
    <w:rsid w:val="005C7156"/>
    <w:rsid w:val="005C7A57"/>
    <w:rsid w:val="005C7A99"/>
    <w:rsid w:val="005D021B"/>
    <w:rsid w:val="005D07F9"/>
    <w:rsid w:val="005D083A"/>
    <w:rsid w:val="005D0D5B"/>
    <w:rsid w:val="005D1FD2"/>
    <w:rsid w:val="005D2427"/>
    <w:rsid w:val="005D246E"/>
    <w:rsid w:val="005D27ED"/>
    <w:rsid w:val="005D2B53"/>
    <w:rsid w:val="005D3347"/>
    <w:rsid w:val="005D3E22"/>
    <w:rsid w:val="005D48CD"/>
    <w:rsid w:val="005D490D"/>
    <w:rsid w:val="005D4B79"/>
    <w:rsid w:val="005D4D8B"/>
    <w:rsid w:val="005D6060"/>
    <w:rsid w:val="005D611A"/>
    <w:rsid w:val="005D6452"/>
    <w:rsid w:val="005D6DC6"/>
    <w:rsid w:val="005D6ED1"/>
    <w:rsid w:val="005D79D0"/>
    <w:rsid w:val="005D7FDB"/>
    <w:rsid w:val="005E0486"/>
    <w:rsid w:val="005E051A"/>
    <w:rsid w:val="005E1013"/>
    <w:rsid w:val="005E15C0"/>
    <w:rsid w:val="005E1E38"/>
    <w:rsid w:val="005E240A"/>
    <w:rsid w:val="005E2B28"/>
    <w:rsid w:val="005E2E36"/>
    <w:rsid w:val="005E3004"/>
    <w:rsid w:val="005E310F"/>
    <w:rsid w:val="005E3285"/>
    <w:rsid w:val="005E3558"/>
    <w:rsid w:val="005E4463"/>
    <w:rsid w:val="005E4B5A"/>
    <w:rsid w:val="005E51FB"/>
    <w:rsid w:val="005E52CE"/>
    <w:rsid w:val="005E589F"/>
    <w:rsid w:val="005E641D"/>
    <w:rsid w:val="005E6B9F"/>
    <w:rsid w:val="005E726B"/>
    <w:rsid w:val="005E7B4E"/>
    <w:rsid w:val="005E7C47"/>
    <w:rsid w:val="005E7E49"/>
    <w:rsid w:val="005F0455"/>
    <w:rsid w:val="005F08C2"/>
    <w:rsid w:val="005F094C"/>
    <w:rsid w:val="005F0ED2"/>
    <w:rsid w:val="005F12D8"/>
    <w:rsid w:val="005F13A4"/>
    <w:rsid w:val="005F13AA"/>
    <w:rsid w:val="005F1E0B"/>
    <w:rsid w:val="005F2817"/>
    <w:rsid w:val="005F2CEE"/>
    <w:rsid w:val="005F3033"/>
    <w:rsid w:val="005F3313"/>
    <w:rsid w:val="005F36C5"/>
    <w:rsid w:val="005F3758"/>
    <w:rsid w:val="005F40CD"/>
    <w:rsid w:val="005F429E"/>
    <w:rsid w:val="005F455E"/>
    <w:rsid w:val="005F4C09"/>
    <w:rsid w:val="005F4C65"/>
    <w:rsid w:val="005F4FA9"/>
    <w:rsid w:val="005F5225"/>
    <w:rsid w:val="005F52E3"/>
    <w:rsid w:val="005F52E5"/>
    <w:rsid w:val="005F5573"/>
    <w:rsid w:val="005F563B"/>
    <w:rsid w:val="005F585C"/>
    <w:rsid w:val="005F5980"/>
    <w:rsid w:val="005F59AC"/>
    <w:rsid w:val="005F5AF2"/>
    <w:rsid w:val="005F5BB7"/>
    <w:rsid w:val="005F68B7"/>
    <w:rsid w:val="005F6D87"/>
    <w:rsid w:val="005F7A4C"/>
    <w:rsid w:val="00600183"/>
    <w:rsid w:val="00600405"/>
    <w:rsid w:val="0060069E"/>
    <w:rsid w:val="00600780"/>
    <w:rsid w:val="0060081E"/>
    <w:rsid w:val="00600F20"/>
    <w:rsid w:val="0060167E"/>
    <w:rsid w:val="006017B6"/>
    <w:rsid w:val="00601904"/>
    <w:rsid w:val="006024B5"/>
    <w:rsid w:val="00602E8A"/>
    <w:rsid w:val="006030C5"/>
    <w:rsid w:val="006030DC"/>
    <w:rsid w:val="00603A5B"/>
    <w:rsid w:val="00603B54"/>
    <w:rsid w:val="00604143"/>
    <w:rsid w:val="0060427A"/>
    <w:rsid w:val="00604881"/>
    <w:rsid w:val="00604CB0"/>
    <w:rsid w:val="00604ED7"/>
    <w:rsid w:val="00604EFB"/>
    <w:rsid w:val="0060523C"/>
    <w:rsid w:val="0060525A"/>
    <w:rsid w:val="006055D8"/>
    <w:rsid w:val="00605691"/>
    <w:rsid w:val="006057C6"/>
    <w:rsid w:val="00605967"/>
    <w:rsid w:val="00605FA6"/>
    <w:rsid w:val="0060673A"/>
    <w:rsid w:val="00606B14"/>
    <w:rsid w:val="00606EAF"/>
    <w:rsid w:val="00606FED"/>
    <w:rsid w:val="0060703D"/>
    <w:rsid w:val="0060709F"/>
    <w:rsid w:val="0060768A"/>
    <w:rsid w:val="00607925"/>
    <w:rsid w:val="00607983"/>
    <w:rsid w:val="00607C21"/>
    <w:rsid w:val="00607D41"/>
    <w:rsid w:val="00610938"/>
    <w:rsid w:val="0061108B"/>
    <w:rsid w:val="00611140"/>
    <w:rsid w:val="0061124B"/>
    <w:rsid w:val="006112F1"/>
    <w:rsid w:val="0061183C"/>
    <w:rsid w:val="0061245B"/>
    <w:rsid w:val="00612E08"/>
    <w:rsid w:val="00613559"/>
    <w:rsid w:val="00613E8A"/>
    <w:rsid w:val="0061488D"/>
    <w:rsid w:val="006149E7"/>
    <w:rsid w:val="006154CC"/>
    <w:rsid w:val="00616176"/>
    <w:rsid w:val="00616E13"/>
    <w:rsid w:val="00617B72"/>
    <w:rsid w:val="00617C84"/>
    <w:rsid w:val="00617E41"/>
    <w:rsid w:val="00620088"/>
    <w:rsid w:val="0062017B"/>
    <w:rsid w:val="006201F2"/>
    <w:rsid w:val="00620364"/>
    <w:rsid w:val="0062040B"/>
    <w:rsid w:val="00620481"/>
    <w:rsid w:val="006207AB"/>
    <w:rsid w:val="00620E76"/>
    <w:rsid w:val="0062120E"/>
    <w:rsid w:val="0062127A"/>
    <w:rsid w:val="00621602"/>
    <w:rsid w:val="00621ABA"/>
    <w:rsid w:val="00621E2D"/>
    <w:rsid w:val="00621FCF"/>
    <w:rsid w:val="00622059"/>
    <w:rsid w:val="0062238B"/>
    <w:rsid w:val="006227D1"/>
    <w:rsid w:val="00623447"/>
    <w:rsid w:val="00623EB9"/>
    <w:rsid w:val="00623F9D"/>
    <w:rsid w:val="00624994"/>
    <w:rsid w:val="00624E96"/>
    <w:rsid w:val="00625C0E"/>
    <w:rsid w:val="00625CE4"/>
    <w:rsid w:val="00625E35"/>
    <w:rsid w:val="00626202"/>
    <w:rsid w:val="0062664E"/>
    <w:rsid w:val="00626B41"/>
    <w:rsid w:val="00626C81"/>
    <w:rsid w:val="00626CEB"/>
    <w:rsid w:val="00626E06"/>
    <w:rsid w:val="006272AD"/>
    <w:rsid w:val="006274F0"/>
    <w:rsid w:val="00627704"/>
    <w:rsid w:val="00627F23"/>
    <w:rsid w:val="00630DFD"/>
    <w:rsid w:val="00631197"/>
    <w:rsid w:val="006311BC"/>
    <w:rsid w:val="006312F9"/>
    <w:rsid w:val="006316FF"/>
    <w:rsid w:val="0063186C"/>
    <w:rsid w:val="006318EF"/>
    <w:rsid w:val="006319CE"/>
    <w:rsid w:val="00631C08"/>
    <w:rsid w:val="00631C1B"/>
    <w:rsid w:val="006321A7"/>
    <w:rsid w:val="0063226F"/>
    <w:rsid w:val="00632404"/>
    <w:rsid w:val="00632876"/>
    <w:rsid w:val="006331A6"/>
    <w:rsid w:val="006331CC"/>
    <w:rsid w:val="0063376D"/>
    <w:rsid w:val="006344DE"/>
    <w:rsid w:val="00634A4C"/>
    <w:rsid w:val="00634E47"/>
    <w:rsid w:val="00634F70"/>
    <w:rsid w:val="00635083"/>
    <w:rsid w:val="00635862"/>
    <w:rsid w:val="00635D0F"/>
    <w:rsid w:val="00636831"/>
    <w:rsid w:val="0063747B"/>
    <w:rsid w:val="00637482"/>
    <w:rsid w:val="006377DD"/>
    <w:rsid w:val="00637EDB"/>
    <w:rsid w:val="006401FC"/>
    <w:rsid w:val="0064028F"/>
    <w:rsid w:val="0064064C"/>
    <w:rsid w:val="00640865"/>
    <w:rsid w:val="00640DBE"/>
    <w:rsid w:val="0064152F"/>
    <w:rsid w:val="0064180C"/>
    <w:rsid w:val="0064212E"/>
    <w:rsid w:val="006428D7"/>
    <w:rsid w:val="00642CC3"/>
    <w:rsid w:val="00643DDE"/>
    <w:rsid w:val="00643E1F"/>
    <w:rsid w:val="00644100"/>
    <w:rsid w:val="006442E8"/>
    <w:rsid w:val="006443E1"/>
    <w:rsid w:val="0064441B"/>
    <w:rsid w:val="006445AC"/>
    <w:rsid w:val="00644C90"/>
    <w:rsid w:val="00644F74"/>
    <w:rsid w:val="006460C4"/>
    <w:rsid w:val="0064612C"/>
    <w:rsid w:val="00646A19"/>
    <w:rsid w:val="00646BCF"/>
    <w:rsid w:val="00646C81"/>
    <w:rsid w:val="006472C2"/>
    <w:rsid w:val="0064735C"/>
    <w:rsid w:val="0064772C"/>
    <w:rsid w:val="00647A12"/>
    <w:rsid w:val="00647EA9"/>
    <w:rsid w:val="0064E590"/>
    <w:rsid w:val="0065015E"/>
    <w:rsid w:val="0065083D"/>
    <w:rsid w:val="00650A6D"/>
    <w:rsid w:val="00650CB3"/>
    <w:rsid w:val="00650DBD"/>
    <w:rsid w:val="00651232"/>
    <w:rsid w:val="0065172D"/>
    <w:rsid w:val="00651747"/>
    <w:rsid w:val="00651AE7"/>
    <w:rsid w:val="0065224F"/>
    <w:rsid w:val="00652672"/>
    <w:rsid w:val="00653572"/>
    <w:rsid w:val="006537F3"/>
    <w:rsid w:val="006538F8"/>
    <w:rsid w:val="00653F7F"/>
    <w:rsid w:val="0065404C"/>
    <w:rsid w:val="00654344"/>
    <w:rsid w:val="0065434C"/>
    <w:rsid w:val="00654F91"/>
    <w:rsid w:val="006550F1"/>
    <w:rsid w:val="0065512F"/>
    <w:rsid w:val="0065532C"/>
    <w:rsid w:val="00656D9D"/>
    <w:rsid w:val="006571D5"/>
    <w:rsid w:val="00657AB2"/>
    <w:rsid w:val="00657ABA"/>
    <w:rsid w:val="00657F13"/>
    <w:rsid w:val="006608A2"/>
    <w:rsid w:val="006614FF"/>
    <w:rsid w:val="006619E4"/>
    <w:rsid w:val="00661E46"/>
    <w:rsid w:val="00661EF9"/>
    <w:rsid w:val="00662147"/>
    <w:rsid w:val="006623F6"/>
    <w:rsid w:val="006626E7"/>
    <w:rsid w:val="006629EE"/>
    <w:rsid w:val="0066319E"/>
    <w:rsid w:val="00663D23"/>
    <w:rsid w:val="0066426C"/>
    <w:rsid w:val="0066439A"/>
    <w:rsid w:val="00664469"/>
    <w:rsid w:val="006649A1"/>
    <w:rsid w:val="00664ED3"/>
    <w:rsid w:val="00665AAE"/>
    <w:rsid w:val="00665EC6"/>
    <w:rsid w:val="00665F03"/>
    <w:rsid w:val="00665F6A"/>
    <w:rsid w:val="006667EB"/>
    <w:rsid w:val="0066684C"/>
    <w:rsid w:val="006669A6"/>
    <w:rsid w:val="00666BEC"/>
    <w:rsid w:val="00667100"/>
    <w:rsid w:val="006673D9"/>
    <w:rsid w:val="006678AD"/>
    <w:rsid w:val="00667BB4"/>
    <w:rsid w:val="00670503"/>
    <w:rsid w:val="006709FE"/>
    <w:rsid w:val="00670D9D"/>
    <w:rsid w:val="0067109A"/>
    <w:rsid w:val="006710C1"/>
    <w:rsid w:val="006714CC"/>
    <w:rsid w:val="0067186D"/>
    <w:rsid w:val="00671AD8"/>
    <w:rsid w:val="00671E77"/>
    <w:rsid w:val="006720CC"/>
    <w:rsid w:val="00673101"/>
    <w:rsid w:val="006731F3"/>
    <w:rsid w:val="00673215"/>
    <w:rsid w:val="006733D0"/>
    <w:rsid w:val="00673486"/>
    <w:rsid w:val="00674772"/>
    <w:rsid w:val="006747F7"/>
    <w:rsid w:val="00674B7A"/>
    <w:rsid w:val="00674CCF"/>
    <w:rsid w:val="00674F66"/>
    <w:rsid w:val="00674FB2"/>
    <w:rsid w:val="00675189"/>
    <w:rsid w:val="0067541C"/>
    <w:rsid w:val="006755C9"/>
    <w:rsid w:val="0067570F"/>
    <w:rsid w:val="0067588D"/>
    <w:rsid w:val="00675C07"/>
    <w:rsid w:val="00675EF4"/>
    <w:rsid w:val="006762FF"/>
    <w:rsid w:val="00676398"/>
    <w:rsid w:val="0067639F"/>
    <w:rsid w:val="006764E0"/>
    <w:rsid w:val="00676963"/>
    <w:rsid w:val="00676B2C"/>
    <w:rsid w:val="00676DEB"/>
    <w:rsid w:val="00676EF7"/>
    <w:rsid w:val="00676F66"/>
    <w:rsid w:val="006774E8"/>
    <w:rsid w:val="00677945"/>
    <w:rsid w:val="00677CFF"/>
    <w:rsid w:val="006804AC"/>
    <w:rsid w:val="006806C8"/>
    <w:rsid w:val="00680857"/>
    <w:rsid w:val="006814AC"/>
    <w:rsid w:val="00681659"/>
    <w:rsid w:val="00681697"/>
    <w:rsid w:val="006816D1"/>
    <w:rsid w:val="006819BC"/>
    <w:rsid w:val="00681B87"/>
    <w:rsid w:val="00681C52"/>
    <w:rsid w:val="00681F68"/>
    <w:rsid w:val="006822AF"/>
    <w:rsid w:val="006824A8"/>
    <w:rsid w:val="00682E26"/>
    <w:rsid w:val="006830AD"/>
    <w:rsid w:val="006839A1"/>
    <w:rsid w:val="006839FA"/>
    <w:rsid w:val="00683D48"/>
    <w:rsid w:val="00684036"/>
    <w:rsid w:val="0068413D"/>
    <w:rsid w:val="0068423C"/>
    <w:rsid w:val="006844E6"/>
    <w:rsid w:val="0068495B"/>
    <w:rsid w:val="00684ABC"/>
    <w:rsid w:val="00684B01"/>
    <w:rsid w:val="006858B9"/>
    <w:rsid w:val="00685A9D"/>
    <w:rsid w:val="00685B4B"/>
    <w:rsid w:val="00685D7F"/>
    <w:rsid w:val="006860E1"/>
    <w:rsid w:val="006862DE"/>
    <w:rsid w:val="00686995"/>
    <w:rsid w:val="00686E9A"/>
    <w:rsid w:val="006872A4"/>
    <w:rsid w:val="006875FE"/>
    <w:rsid w:val="00687A78"/>
    <w:rsid w:val="006908D8"/>
    <w:rsid w:val="00690CE1"/>
    <w:rsid w:val="00691227"/>
    <w:rsid w:val="006915E7"/>
    <w:rsid w:val="00691D0B"/>
    <w:rsid w:val="00692193"/>
    <w:rsid w:val="00692B50"/>
    <w:rsid w:val="00692B9B"/>
    <w:rsid w:val="00692D06"/>
    <w:rsid w:val="00692DC8"/>
    <w:rsid w:val="006930C7"/>
    <w:rsid w:val="006934FE"/>
    <w:rsid w:val="00693939"/>
    <w:rsid w:val="00693AF3"/>
    <w:rsid w:val="00693BAD"/>
    <w:rsid w:val="0069423D"/>
    <w:rsid w:val="00694593"/>
    <w:rsid w:val="006946B8"/>
    <w:rsid w:val="00694A67"/>
    <w:rsid w:val="00694C90"/>
    <w:rsid w:val="006952B2"/>
    <w:rsid w:val="0069531B"/>
    <w:rsid w:val="00695406"/>
    <w:rsid w:val="00695AD5"/>
    <w:rsid w:val="00695C00"/>
    <w:rsid w:val="00695F15"/>
    <w:rsid w:val="006961D8"/>
    <w:rsid w:val="0069669C"/>
    <w:rsid w:val="0069751F"/>
    <w:rsid w:val="00697AA3"/>
    <w:rsid w:val="00697C7C"/>
    <w:rsid w:val="00697CA5"/>
    <w:rsid w:val="006A00FA"/>
    <w:rsid w:val="006A050C"/>
    <w:rsid w:val="006A0D3C"/>
    <w:rsid w:val="006A0D7D"/>
    <w:rsid w:val="006A105C"/>
    <w:rsid w:val="006A1845"/>
    <w:rsid w:val="006A2525"/>
    <w:rsid w:val="006A277B"/>
    <w:rsid w:val="006A2B97"/>
    <w:rsid w:val="006A3178"/>
    <w:rsid w:val="006A4215"/>
    <w:rsid w:val="006A42FC"/>
    <w:rsid w:val="006A4313"/>
    <w:rsid w:val="006A4B14"/>
    <w:rsid w:val="006A5505"/>
    <w:rsid w:val="006A6700"/>
    <w:rsid w:val="006A6D04"/>
    <w:rsid w:val="006A712A"/>
    <w:rsid w:val="006A74DC"/>
    <w:rsid w:val="006A7601"/>
    <w:rsid w:val="006B0B60"/>
    <w:rsid w:val="006B0D6F"/>
    <w:rsid w:val="006B1928"/>
    <w:rsid w:val="006B1B06"/>
    <w:rsid w:val="006B1D23"/>
    <w:rsid w:val="006B1F13"/>
    <w:rsid w:val="006B21E4"/>
    <w:rsid w:val="006B235C"/>
    <w:rsid w:val="006B241C"/>
    <w:rsid w:val="006B2588"/>
    <w:rsid w:val="006B25D0"/>
    <w:rsid w:val="006B288A"/>
    <w:rsid w:val="006B2B67"/>
    <w:rsid w:val="006B32E7"/>
    <w:rsid w:val="006B37F5"/>
    <w:rsid w:val="006B39C7"/>
    <w:rsid w:val="006B3B0C"/>
    <w:rsid w:val="006B3CE9"/>
    <w:rsid w:val="006B3D9C"/>
    <w:rsid w:val="006B3DE2"/>
    <w:rsid w:val="006B4097"/>
    <w:rsid w:val="006B46CD"/>
    <w:rsid w:val="006B52A9"/>
    <w:rsid w:val="006B564E"/>
    <w:rsid w:val="006B5915"/>
    <w:rsid w:val="006B6369"/>
    <w:rsid w:val="006B72A6"/>
    <w:rsid w:val="006B77C1"/>
    <w:rsid w:val="006B77C5"/>
    <w:rsid w:val="006B7CC1"/>
    <w:rsid w:val="006B7D2E"/>
    <w:rsid w:val="006B7DE6"/>
    <w:rsid w:val="006C0025"/>
    <w:rsid w:val="006C015D"/>
    <w:rsid w:val="006C03D3"/>
    <w:rsid w:val="006C06B8"/>
    <w:rsid w:val="006C0E5E"/>
    <w:rsid w:val="006C1765"/>
    <w:rsid w:val="006C1A41"/>
    <w:rsid w:val="006C1C37"/>
    <w:rsid w:val="006C1CDD"/>
    <w:rsid w:val="006C1FE1"/>
    <w:rsid w:val="006C236D"/>
    <w:rsid w:val="006C247A"/>
    <w:rsid w:val="006C265A"/>
    <w:rsid w:val="006C27A5"/>
    <w:rsid w:val="006C2A49"/>
    <w:rsid w:val="006C2CE5"/>
    <w:rsid w:val="006C329F"/>
    <w:rsid w:val="006C33F8"/>
    <w:rsid w:val="006C4235"/>
    <w:rsid w:val="006C468F"/>
    <w:rsid w:val="006C498D"/>
    <w:rsid w:val="006C4E02"/>
    <w:rsid w:val="006C5319"/>
    <w:rsid w:val="006C57AB"/>
    <w:rsid w:val="006C5C4A"/>
    <w:rsid w:val="006C67BE"/>
    <w:rsid w:val="006C6806"/>
    <w:rsid w:val="006C6D20"/>
    <w:rsid w:val="006C6DAA"/>
    <w:rsid w:val="006C71A2"/>
    <w:rsid w:val="006C7A39"/>
    <w:rsid w:val="006C7A5E"/>
    <w:rsid w:val="006C9CA9"/>
    <w:rsid w:val="006D017C"/>
    <w:rsid w:val="006D06D2"/>
    <w:rsid w:val="006D0A50"/>
    <w:rsid w:val="006D11E7"/>
    <w:rsid w:val="006D1254"/>
    <w:rsid w:val="006D13BB"/>
    <w:rsid w:val="006D1C3A"/>
    <w:rsid w:val="006D28E6"/>
    <w:rsid w:val="006D3543"/>
    <w:rsid w:val="006D3603"/>
    <w:rsid w:val="006D367A"/>
    <w:rsid w:val="006D3928"/>
    <w:rsid w:val="006D39B9"/>
    <w:rsid w:val="006D3F6C"/>
    <w:rsid w:val="006D430B"/>
    <w:rsid w:val="006D4434"/>
    <w:rsid w:val="006D478F"/>
    <w:rsid w:val="006D4FE4"/>
    <w:rsid w:val="006D52EA"/>
    <w:rsid w:val="006D5570"/>
    <w:rsid w:val="006D5CCF"/>
    <w:rsid w:val="006D5D40"/>
    <w:rsid w:val="006D68A7"/>
    <w:rsid w:val="006D6A19"/>
    <w:rsid w:val="006D6DDD"/>
    <w:rsid w:val="006D706C"/>
    <w:rsid w:val="006D72EC"/>
    <w:rsid w:val="006D7659"/>
    <w:rsid w:val="006D7CAE"/>
    <w:rsid w:val="006D7FBF"/>
    <w:rsid w:val="006E11BB"/>
    <w:rsid w:val="006E12B8"/>
    <w:rsid w:val="006E136A"/>
    <w:rsid w:val="006E138A"/>
    <w:rsid w:val="006E17EE"/>
    <w:rsid w:val="006E3C2E"/>
    <w:rsid w:val="006E3E49"/>
    <w:rsid w:val="006E3F82"/>
    <w:rsid w:val="006E3FDD"/>
    <w:rsid w:val="006E4946"/>
    <w:rsid w:val="006E49F2"/>
    <w:rsid w:val="006E5466"/>
    <w:rsid w:val="006E5D6A"/>
    <w:rsid w:val="006E62B3"/>
    <w:rsid w:val="006E647A"/>
    <w:rsid w:val="006E6598"/>
    <w:rsid w:val="006E67F4"/>
    <w:rsid w:val="006E6A4C"/>
    <w:rsid w:val="006E6EA6"/>
    <w:rsid w:val="006E7C3B"/>
    <w:rsid w:val="006F001D"/>
    <w:rsid w:val="006F073C"/>
    <w:rsid w:val="006F091A"/>
    <w:rsid w:val="006F1906"/>
    <w:rsid w:val="006F1C9C"/>
    <w:rsid w:val="006F1CAA"/>
    <w:rsid w:val="006F2246"/>
    <w:rsid w:val="006F227F"/>
    <w:rsid w:val="006F25FC"/>
    <w:rsid w:val="006F26C7"/>
    <w:rsid w:val="006F27B2"/>
    <w:rsid w:val="006F29B6"/>
    <w:rsid w:val="006F29BA"/>
    <w:rsid w:val="006F2C0D"/>
    <w:rsid w:val="006F33C0"/>
    <w:rsid w:val="006F3DE0"/>
    <w:rsid w:val="006F4942"/>
    <w:rsid w:val="006F49C4"/>
    <w:rsid w:val="006F4FE6"/>
    <w:rsid w:val="006F5036"/>
    <w:rsid w:val="006F59DE"/>
    <w:rsid w:val="006F5DDD"/>
    <w:rsid w:val="006F60C6"/>
    <w:rsid w:val="006F6CB8"/>
    <w:rsid w:val="006F6F96"/>
    <w:rsid w:val="006F7651"/>
    <w:rsid w:val="006F7A07"/>
    <w:rsid w:val="006F7BDF"/>
    <w:rsid w:val="00700259"/>
    <w:rsid w:val="00700C5C"/>
    <w:rsid w:val="0070149E"/>
    <w:rsid w:val="00701534"/>
    <w:rsid w:val="00701D42"/>
    <w:rsid w:val="00701FBA"/>
    <w:rsid w:val="007025B9"/>
    <w:rsid w:val="00702B82"/>
    <w:rsid w:val="00703542"/>
    <w:rsid w:val="0070368E"/>
    <w:rsid w:val="00703884"/>
    <w:rsid w:val="0070396C"/>
    <w:rsid w:val="00703F18"/>
    <w:rsid w:val="00704D6A"/>
    <w:rsid w:val="0070541D"/>
    <w:rsid w:val="00705947"/>
    <w:rsid w:val="00705BAA"/>
    <w:rsid w:val="00705EB8"/>
    <w:rsid w:val="007060BE"/>
    <w:rsid w:val="007066FA"/>
    <w:rsid w:val="00706889"/>
    <w:rsid w:val="00706D58"/>
    <w:rsid w:val="00706F07"/>
    <w:rsid w:val="00707522"/>
    <w:rsid w:val="007076AF"/>
    <w:rsid w:val="0070797C"/>
    <w:rsid w:val="00707E12"/>
    <w:rsid w:val="00707E90"/>
    <w:rsid w:val="00710089"/>
    <w:rsid w:val="00710BAE"/>
    <w:rsid w:val="00710ECF"/>
    <w:rsid w:val="0071129C"/>
    <w:rsid w:val="007114AA"/>
    <w:rsid w:val="00711A06"/>
    <w:rsid w:val="00711ADC"/>
    <w:rsid w:val="00711CF9"/>
    <w:rsid w:val="007120BC"/>
    <w:rsid w:val="007120BF"/>
    <w:rsid w:val="00712211"/>
    <w:rsid w:val="007125C6"/>
    <w:rsid w:val="007129DF"/>
    <w:rsid w:val="00712A74"/>
    <w:rsid w:val="00712F29"/>
    <w:rsid w:val="00713707"/>
    <w:rsid w:val="00713C97"/>
    <w:rsid w:val="00714065"/>
    <w:rsid w:val="00714225"/>
    <w:rsid w:val="00714B14"/>
    <w:rsid w:val="00715630"/>
    <w:rsid w:val="00715DE0"/>
    <w:rsid w:val="007167C1"/>
    <w:rsid w:val="00716CF2"/>
    <w:rsid w:val="00716F3C"/>
    <w:rsid w:val="0071736D"/>
    <w:rsid w:val="007175CC"/>
    <w:rsid w:val="007176FF"/>
    <w:rsid w:val="007179E1"/>
    <w:rsid w:val="00717AA2"/>
    <w:rsid w:val="0071C356"/>
    <w:rsid w:val="00720C61"/>
    <w:rsid w:val="00720E03"/>
    <w:rsid w:val="00722762"/>
    <w:rsid w:val="00722B19"/>
    <w:rsid w:val="00722B69"/>
    <w:rsid w:val="00722C26"/>
    <w:rsid w:val="00723020"/>
    <w:rsid w:val="00723241"/>
    <w:rsid w:val="00723B01"/>
    <w:rsid w:val="00723B6A"/>
    <w:rsid w:val="00723B6C"/>
    <w:rsid w:val="007243A9"/>
    <w:rsid w:val="00725277"/>
    <w:rsid w:val="00725308"/>
    <w:rsid w:val="0072539C"/>
    <w:rsid w:val="0072551F"/>
    <w:rsid w:val="00725598"/>
    <w:rsid w:val="00725B95"/>
    <w:rsid w:val="00725D1B"/>
    <w:rsid w:val="00725D5E"/>
    <w:rsid w:val="00725F28"/>
    <w:rsid w:val="007260F5"/>
    <w:rsid w:val="00726359"/>
    <w:rsid w:val="0072655F"/>
    <w:rsid w:val="007266C8"/>
    <w:rsid w:val="00726BDB"/>
    <w:rsid w:val="00726FDB"/>
    <w:rsid w:val="007276A3"/>
    <w:rsid w:val="00727C7A"/>
    <w:rsid w:val="00727CBF"/>
    <w:rsid w:val="00727FDD"/>
    <w:rsid w:val="0073023D"/>
    <w:rsid w:val="007302B1"/>
    <w:rsid w:val="007307A4"/>
    <w:rsid w:val="00730909"/>
    <w:rsid w:val="00730A22"/>
    <w:rsid w:val="00730E65"/>
    <w:rsid w:val="007315DA"/>
    <w:rsid w:val="0073186E"/>
    <w:rsid w:val="00731D7F"/>
    <w:rsid w:val="00731F7D"/>
    <w:rsid w:val="007323B3"/>
    <w:rsid w:val="00732492"/>
    <w:rsid w:val="007329F6"/>
    <w:rsid w:val="00732AF5"/>
    <w:rsid w:val="00733297"/>
    <w:rsid w:val="00733458"/>
    <w:rsid w:val="007335E8"/>
    <w:rsid w:val="00733663"/>
    <w:rsid w:val="007339FA"/>
    <w:rsid w:val="00733BED"/>
    <w:rsid w:val="0073424C"/>
    <w:rsid w:val="007347F0"/>
    <w:rsid w:val="0073514D"/>
    <w:rsid w:val="007351F5"/>
    <w:rsid w:val="00735555"/>
    <w:rsid w:val="007360DF"/>
    <w:rsid w:val="00736557"/>
    <w:rsid w:val="0073673C"/>
    <w:rsid w:val="00736AA1"/>
    <w:rsid w:val="00736F21"/>
    <w:rsid w:val="007371AC"/>
    <w:rsid w:val="0073728A"/>
    <w:rsid w:val="007372EF"/>
    <w:rsid w:val="007374FD"/>
    <w:rsid w:val="00737A85"/>
    <w:rsid w:val="00737C79"/>
    <w:rsid w:val="00737FD9"/>
    <w:rsid w:val="007401BB"/>
    <w:rsid w:val="007402F9"/>
    <w:rsid w:val="007405D9"/>
    <w:rsid w:val="0074118D"/>
    <w:rsid w:val="007414B1"/>
    <w:rsid w:val="007417DA"/>
    <w:rsid w:val="00741A9D"/>
    <w:rsid w:val="00741AEC"/>
    <w:rsid w:val="00741CB8"/>
    <w:rsid w:val="00741D7F"/>
    <w:rsid w:val="007423B0"/>
    <w:rsid w:val="00742D47"/>
    <w:rsid w:val="00742DBF"/>
    <w:rsid w:val="0074307B"/>
    <w:rsid w:val="007430F7"/>
    <w:rsid w:val="00744551"/>
    <w:rsid w:val="00744D13"/>
    <w:rsid w:val="00744E61"/>
    <w:rsid w:val="00745014"/>
    <w:rsid w:val="00745530"/>
    <w:rsid w:val="0074581E"/>
    <w:rsid w:val="0074607A"/>
    <w:rsid w:val="007469EE"/>
    <w:rsid w:val="00746E84"/>
    <w:rsid w:val="00747BEC"/>
    <w:rsid w:val="00747DD1"/>
    <w:rsid w:val="007502AC"/>
    <w:rsid w:val="0075030D"/>
    <w:rsid w:val="00750356"/>
    <w:rsid w:val="00750918"/>
    <w:rsid w:val="00750F09"/>
    <w:rsid w:val="007510AB"/>
    <w:rsid w:val="0075120C"/>
    <w:rsid w:val="007519FF"/>
    <w:rsid w:val="00751AE4"/>
    <w:rsid w:val="00752AEF"/>
    <w:rsid w:val="00753135"/>
    <w:rsid w:val="00753925"/>
    <w:rsid w:val="0075392C"/>
    <w:rsid w:val="00753AB4"/>
    <w:rsid w:val="00754158"/>
    <w:rsid w:val="007543AA"/>
    <w:rsid w:val="007557CC"/>
    <w:rsid w:val="00755F5C"/>
    <w:rsid w:val="0075607E"/>
    <w:rsid w:val="00756239"/>
    <w:rsid w:val="007565F4"/>
    <w:rsid w:val="00756C85"/>
    <w:rsid w:val="00757619"/>
    <w:rsid w:val="00757934"/>
    <w:rsid w:val="00757A93"/>
    <w:rsid w:val="00757B87"/>
    <w:rsid w:val="00757D38"/>
    <w:rsid w:val="00757F51"/>
    <w:rsid w:val="007602E0"/>
    <w:rsid w:val="00760752"/>
    <w:rsid w:val="0076102F"/>
    <w:rsid w:val="0076106E"/>
    <w:rsid w:val="007610AD"/>
    <w:rsid w:val="007610E3"/>
    <w:rsid w:val="007613D8"/>
    <w:rsid w:val="00761AF1"/>
    <w:rsid w:val="00761B6C"/>
    <w:rsid w:val="00761ED3"/>
    <w:rsid w:val="00761F65"/>
    <w:rsid w:val="00762213"/>
    <w:rsid w:val="0076222A"/>
    <w:rsid w:val="00762BBF"/>
    <w:rsid w:val="00762BD7"/>
    <w:rsid w:val="007635A6"/>
    <w:rsid w:val="00763B07"/>
    <w:rsid w:val="00763EC2"/>
    <w:rsid w:val="00763F55"/>
    <w:rsid w:val="00764576"/>
    <w:rsid w:val="00764E41"/>
    <w:rsid w:val="00764E71"/>
    <w:rsid w:val="0076545E"/>
    <w:rsid w:val="00766C5D"/>
    <w:rsid w:val="00766D3F"/>
    <w:rsid w:val="007670D2"/>
    <w:rsid w:val="00770379"/>
    <w:rsid w:val="00770504"/>
    <w:rsid w:val="0077082A"/>
    <w:rsid w:val="00770F32"/>
    <w:rsid w:val="00770FC4"/>
    <w:rsid w:val="00771079"/>
    <w:rsid w:val="00771B99"/>
    <w:rsid w:val="00771C96"/>
    <w:rsid w:val="00771F04"/>
    <w:rsid w:val="0077206D"/>
    <w:rsid w:val="00772164"/>
    <w:rsid w:val="007722BE"/>
    <w:rsid w:val="007722FF"/>
    <w:rsid w:val="007727F7"/>
    <w:rsid w:val="00772EFC"/>
    <w:rsid w:val="007731E1"/>
    <w:rsid w:val="00773696"/>
    <w:rsid w:val="00774023"/>
    <w:rsid w:val="007740DD"/>
    <w:rsid w:val="007744B3"/>
    <w:rsid w:val="0077469B"/>
    <w:rsid w:val="007746A0"/>
    <w:rsid w:val="00774A46"/>
    <w:rsid w:val="00774DCB"/>
    <w:rsid w:val="00775249"/>
    <w:rsid w:val="00775307"/>
    <w:rsid w:val="00775CAB"/>
    <w:rsid w:val="00775CAE"/>
    <w:rsid w:val="007768F5"/>
    <w:rsid w:val="00776D5C"/>
    <w:rsid w:val="0077747C"/>
    <w:rsid w:val="007779B8"/>
    <w:rsid w:val="00777C46"/>
    <w:rsid w:val="00777EB5"/>
    <w:rsid w:val="00777FD5"/>
    <w:rsid w:val="007805AB"/>
    <w:rsid w:val="00780C51"/>
    <w:rsid w:val="00780F2B"/>
    <w:rsid w:val="007810BC"/>
    <w:rsid w:val="0078152E"/>
    <w:rsid w:val="0078155D"/>
    <w:rsid w:val="0078183E"/>
    <w:rsid w:val="007819F0"/>
    <w:rsid w:val="00781A31"/>
    <w:rsid w:val="00781B3D"/>
    <w:rsid w:val="00782223"/>
    <w:rsid w:val="007823A8"/>
    <w:rsid w:val="00782ABF"/>
    <w:rsid w:val="00783018"/>
    <w:rsid w:val="007836A7"/>
    <w:rsid w:val="0078381E"/>
    <w:rsid w:val="007841A5"/>
    <w:rsid w:val="00784C26"/>
    <w:rsid w:val="00785039"/>
    <w:rsid w:val="007850C3"/>
    <w:rsid w:val="0078516B"/>
    <w:rsid w:val="0078535B"/>
    <w:rsid w:val="0078554E"/>
    <w:rsid w:val="00785787"/>
    <w:rsid w:val="00785A67"/>
    <w:rsid w:val="00785F96"/>
    <w:rsid w:val="00786382"/>
    <w:rsid w:val="00786472"/>
    <w:rsid w:val="00786D80"/>
    <w:rsid w:val="00786EB2"/>
    <w:rsid w:val="00786FEC"/>
    <w:rsid w:val="007870F7"/>
    <w:rsid w:val="007875D2"/>
    <w:rsid w:val="00787B3E"/>
    <w:rsid w:val="00787BD6"/>
    <w:rsid w:val="00790AA2"/>
    <w:rsid w:val="00790B65"/>
    <w:rsid w:val="00790E58"/>
    <w:rsid w:val="007916E2"/>
    <w:rsid w:val="00791923"/>
    <w:rsid w:val="00792B62"/>
    <w:rsid w:val="00793512"/>
    <w:rsid w:val="007937AE"/>
    <w:rsid w:val="00793934"/>
    <w:rsid w:val="00793CCA"/>
    <w:rsid w:val="00794004"/>
    <w:rsid w:val="00794245"/>
    <w:rsid w:val="00794C60"/>
    <w:rsid w:val="00794C85"/>
    <w:rsid w:val="00795151"/>
    <w:rsid w:val="00795473"/>
    <w:rsid w:val="007954F3"/>
    <w:rsid w:val="0079552D"/>
    <w:rsid w:val="00795CD9"/>
    <w:rsid w:val="007960DB"/>
    <w:rsid w:val="007964D5"/>
    <w:rsid w:val="00796CDE"/>
    <w:rsid w:val="00797209"/>
    <w:rsid w:val="00797774"/>
    <w:rsid w:val="00797C75"/>
    <w:rsid w:val="00797DC3"/>
    <w:rsid w:val="007A09B7"/>
    <w:rsid w:val="007A0D79"/>
    <w:rsid w:val="007A0F9E"/>
    <w:rsid w:val="007A117A"/>
    <w:rsid w:val="007A124A"/>
    <w:rsid w:val="007A1431"/>
    <w:rsid w:val="007A2286"/>
    <w:rsid w:val="007A272B"/>
    <w:rsid w:val="007A2938"/>
    <w:rsid w:val="007A2B59"/>
    <w:rsid w:val="007A2FF6"/>
    <w:rsid w:val="007A349A"/>
    <w:rsid w:val="007A39B9"/>
    <w:rsid w:val="007A3B10"/>
    <w:rsid w:val="007A4391"/>
    <w:rsid w:val="007A4572"/>
    <w:rsid w:val="007A489C"/>
    <w:rsid w:val="007A49FF"/>
    <w:rsid w:val="007A4C84"/>
    <w:rsid w:val="007A4F05"/>
    <w:rsid w:val="007A5079"/>
    <w:rsid w:val="007A521D"/>
    <w:rsid w:val="007A528E"/>
    <w:rsid w:val="007A5465"/>
    <w:rsid w:val="007A5854"/>
    <w:rsid w:val="007A5C7D"/>
    <w:rsid w:val="007A5D84"/>
    <w:rsid w:val="007A605D"/>
    <w:rsid w:val="007A6111"/>
    <w:rsid w:val="007A693E"/>
    <w:rsid w:val="007A6AC0"/>
    <w:rsid w:val="007A6BDC"/>
    <w:rsid w:val="007A6DBA"/>
    <w:rsid w:val="007A7794"/>
    <w:rsid w:val="007A78AA"/>
    <w:rsid w:val="007A78FD"/>
    <w:rsid w:val="007A7CCD"/>
    <w:rsid w:val="007A7F88"/>
    <w:rsid w:val="007B0542"/>
    <w:rsid w:val="007B0AEC"/>
    <w:rsid w:val="007B1E83"/>
    <w:rsid w:val="007B245C"/>
    <w:rsid w:val="007B2478"/>
    <w:rsid w:val="007B292C"/>
    <w:rsid w:val="007B2C94"/>
    <w:rsid w:val="007B2D54"/>
    <w:rsid w:val="007B2D6D"/>
    <w:rsid w:val="007B2DF1"/>
    <w:rsid w:val="007B2E38"/>
    <w:rsid w:val="007B3093"/>
    <w:rsid w:val="007B3191"/>
    <w:rsid w:val="007B3512"/>
    <w:rsid w:val="007B35B2"/>
    <w:rsid w:val="007B40A0"/>
    <w:rsid w:val="007B4A61"/>
    <w:rsid w:val="007B5868"/>
    <w:rsid w:val="007B6AD4"/>
    <w:rsid w:val="007B6CFF"/>
    <w:rsid w:val="007B6EBC"/>
    <w:rsid w:val="007B727E"/>
    <w:rsid w:val="007B748C"/>
    <w:rsid w:val="007B76A9"/>
    <w:rsid w:val="007B773D"/>
    <w:rsid w:val="007B7B0C"/>
    <w:rsid w:val="007C01F0"/>
    <w:rsid w:val="007C0358"/>
    <w:rsid w:val="007C0595"/>
    <w:rsid w:val="007C0888"/>
    <w:rsid w:val="007C09A6"/>
    <w:rsid w:val="007C0DDE"/>
    <w:rsid w:val="007C13BE"/>
    <w:rsid w:val="007C1485"/>
    <w:rsid w:val="007C1615"/>
    <w:rsid w:val="007C1645"/>
    <w:rsid w:val="007C1D69"/>
    <w:rsid w:val="007C2314"/>
    <w:rsid w:val="007C2C3C"/>
    <w:rsid w:val="007C3832"/>
    <w:rsid w:val="007C3A57"/>
    <w:rsid w:val="007C3FC0"/>
    <w:rsid w:val="007C4016"/>
    <w:rsid w:val="007C433C"/>
    <w:rsid w:val="007C43B4"/>
    <w:rsid w:val="007C4609"/>
    <w:rsid w:val="007C4950"/>
    <w:rsid w:val="007C56BB"/>
    <w:rsid w:val="007C603A"/>
    <w:rsid w:val="007C6112"/>
    <w:rsid w:val="007C6666"/>
    <w:rsid w:val="007C72B8"/>
    <w:rsid w:val="007D0391"/>
    <w:rsid w:val="007D042E"/>
    <w:rsid w:val="007D043F"/>
    <w:rsid w:val="007D0FB6"/>
    <w:rsid w:val="007D1ECC"/>
    <w:rsid w:val="007D23FD"/>
    <w:rsid w:val="007D2576"/>
    <w:rsid w:val="007D2B16"/>
    <w:rsid w:val="007D30CC"/>
    <w:rsid w:val="007D324B"/>
    <w:rsid w:val="007D3CC3"/>
    <w:rsid w:val="007D43EB"/>
    <w:rsid w:val="007D48C0"/>
    <w:rsid w:val="007D48D9"/>
    <w:rsid w:val="007D49F1"/>
    <w:rsid w:val="007D4C26"/>
    <w:rsid w:val="007D5FF0"/>
    <w:rsid w:val="007D6557"/>
    <w:rsid w:val="007D6838"/>
    <w:rsid w:val="007D6E02"/>
    <w:rsid w:val="007D7162"/>
    <w:rsid w:val="007D7606"/>
    <w:rsid w:val="007D7992"/>
    <w:rsid w:val="007D7A34"/>
    <w:rsid w:val="007E0221"/>
    <w:rsid w:val="007E05E1"/>
    <w:rsid w:val="007E0C0E"/>
    <w:rsid w:val="007E1072"/>
    <w:rsid w:val="007E1C47"/>
    <w:rsid w:val="007E1CB4"/>
    <w:rsid w:val="007E2A4A"/>
    <w:rsid w:val="007E2D34"/>
    <w:rsid w:val="007E2F37"/>
    <w:rsid w:val="007E3A2F"/>
    <w:rsid w:val="007E3B96"/>
    <w:rsid w:val="007E4825"/>
    <w:rsid w:val="007E4F31"/>
    <w:rsid w:val="007E56B5"/>
    <w:rsid w:val="007E5982"/>
    <w:rsid w:val="007E65BE"/>
    <w:rsid w:val="007E68F0"/>
    <w:rsid w:val="007E69B8"/>
    <w:rsid w:val="007E6DB2"/>
    <w:rsid w:val="007E7070"/>
    <w:rsid w:val="007E7399"/>
    <w:rsid w:val="007E7990"/>
    <w:rsid w:val="007E7CD4"/>
    <w:rsid w:val="007E7CFF"/>
    <w:rsid w:val="007E7F13"/>
    <w:rsid w:val="007F0039"/>
    <w:rsid w:val="007F0661"/>
    <w:rsid w:val="007F0AE2"/>
    <w:rsid w:val="007F0B89"/>
    <w:rsid w:val="007F0C6C"/>
    <w:rsid w:val="007F1134"/>
    <w:rsid w:val="007F1278"/>
    <w:rsid w:val="007F135A"/>
    <w:rsid w:val="007F141A"/>
    <w:rsid w:val="007F1450"/>
    <w:rsid w:val="007F1FCF"/>
    <w:rsid w:val="007F21DB"/>
    <w:rsid w:val="007F22A2"/>
    <w:rsid w:val="007F3224"/>
    <w:rsid w:val="007F3330"/>
    <w:rsid w:val="007F391D"/>
    <w:rsid w:val="007F3BF3"/>
    <w:rsid w:val="007F441B"/>
    <w:rsid w:val="007F4A01"/>
    <w:rsid w:val="007F51F0"/>
    <w:rsid w:val="007F55BF"/>
    <w:rsid w:val="007F59AD"/>
    <w:rsid w:val="007F5A2F"/>
    <w:rsid w:val="007F5CB5"/>
    <w:rsid w:val="007F5CF7"/>
    <w:rsid w:val="007F60C5"/>
    <w:rsid w:val="007F60E1"/>
    <w:rsid w:val="007F6258"/>
    <w:rsid w:val="007F6757"/>
    <w:rsid w:val="007F6A5C"/>
    <w:rsid w:val="007F6A5E"/>
    <w:rsid w:val="007F6C7F"/>
    <w:rsid w:val="007F728A"/>
    <w:rsid w:val="007F7DE2"/>
    <w:rsid w:val="00800130"/>
    <w:rsid w:val="008001EE"/>
    <w:rsid w:val="0080091C"/>
    <w:rsid w:val="008013A3"/>
    <w:rsid w:val="008019FB"/>
    <w:rsid w:val="00801DC8"/>
    <w:rsid w:val="00801E0F"/>
    <w:rsid w:val="00801E8F"/>
    <w:rsid w:val="00801F44"/>
    <w:rsid w:val="00802233"/>
    <w:rsid w:val="00802338"/>
    <w:rsid w:val="0080262E"/>
    <w:rsid w:val="008027DA"/>
    <w:rsid w:val="00802D2A"/>
    <w:rsid w:val="008030C4"/>
    <w:rsid w:val="00803339"/>
    <w:rsid w:val="00803459"/>
    <w:rsid w:val="00803509"/>
    <w:rsid w:val="00803519"/>
    <w:rsid w:val="00803B3B"/>
    <w:rsid w:val="00803EBD"/>
    <w:rsid w:val="008043AB"/>
    <w:rsid w:val="008044DA"/>
    <w:rsid w:val="00804AB3"/>
    <w:rsid w:val="00804ADE"/>
    <w:rsid w:val="0080571F"/>
    <w:rsid w:val="00806150"/>
    <w:rsid w:val="00806E33"/>
    <w:rsid w:val="0080733C"/>
    <w:rsid w:val="008074A1"/>
    <w:rsid w:val="008078BE"/>
    <w:rsid w:val="00810485"/>
    <w:rsid w:val="008108E6"/>
    <w:rsid w:val="00810A92"/>
    <w:rsid w:val="00811051"/>
    <w:rsid w:val="00811242"/>
    <w:rsid w:val="008123C3"/>
    <w:rsid w:val="008126A8"/>
    <w:rsid w:val="008127A7"/>
    <w:rsid w:val="00812828"/>
    <w:rsid w:val="00812852"/>
    <w:rsid w:val="008128BC"/>
    <w:rsid w:val="008128C3"/>
    <w:rsid w:val="00812989"/>
    <w:rsid w:val="00812CC8"/>
    <w:rsid w:val="008135EB"/>
    <w:rsid w:val="008135EE"/>
    <w:rsid w:val="00813D2D"/>
    <w:rsid w:val="008141F6"/>
    <w:rsid w:val="008141FC"/>
    <w:rsid w:val="00814810"/>
    <w:rsid w:val="00814A82"/>
    <w:rsid w:val="00814FC8"/>
    <w:rsid w:val="00815540"/>
    <w:rsid w:val="008160DA"/>
    <w:rsid w:val="008163E7"/>
    <w:rsid w:val="008163F1"/>
    <w:rsid w:val="00816538"/>
    <w:rsid w:val="00816B60"/>
    <w:rsid w:val="008172CE"/>
    <w:rsid w:val="0081759C"/>
    <w:rsid w:val="00817A5C"/>
    <w:rsid w:val="00817BC1"/>
    <w:rsid w:val="00817CEA"/>
    <w:rsid w:val="00820EE5"/>
    <w:rsid w:val="0082133A"/>
    <w:rsid w:val="008216F2"/>
    <w:rsid w:val="00821708"/>
    <w:rsid w:val="008217F4"/>
    <w:rsid w:val="00821895"/>
    <w:rsid w:val="00821B45"/>
    <w:rsid w:val="00822A1F"/>
    <w:rsid w:val="00823059"/>
    <w:rsid w:val="00823F1D"/>
    <w:rsid w:val="00823F6C"/>
    <w:rsid w:val="00824518"/>
    <w:rsid w:val="0082456D"/>
    <w:rsid w:val="008247A0"/>
    <w:rsid w:val="008247C1"/>
    <w:rsid w:val="008249EF"/>
    <w:rsid w:val="00824D45"/>
    <w:rsid w:val="008251A9"/>
    <w:rsid w:val="0082530C"/>
    <w:rsid w:val="00825C1E"/>
    <w:rsid w:val="008267C8"/>
    <w:rsid w:val="008268D9"/>
    <w:rsid w:val="00826AD3"/>
    <w:rsid w:val="0082708F"/>
    <w:rsid w:val="00827192"/>
    <w:rsid w:val="008278A1"/>
    <w:rsid w:val="00827900"/>
    <w:rsid w:val="00827A9D"/>
    <w:rsid w:val="00827DA7"/>
    <w:rsid w:val="00827F7F"/>
    <w:rsid w:val="008318C1"/>
    <w:rsid w:val="00831B81"/>
    <w:rsid w:val="00831C48"/>
    <w:rsid w:val="00831DDC"/>
    <w:rsid w:val="00832372"/>
    <w:rsid w:val="008325DC"/>
    <w:rsid w:val="00833ADA"/>
    <w:rsid w:val="008340D8"/>
    <w:rsid w:val="008341C4"/>
    <w:rsid w:val="00834854"/>
    <w:rsid w:val="00834D53"/>
    <w:rsid w:val="00835105"/>
    <w:rsid w:val="00835686"/>
    <w:rsid w:val="00835985"/>
    <w:rsid w:val="00835DF2"/>
    <w:rsid w:val="008365E0"/>
    <w:rsid w:val="00836965"/>
    <w:rsid w:val="00837440"/>
    <w:rsid w:val="00837594"/>
    <w:rsid w:val="00837970"/>
    <w:rsid w:val="00840640"/>
    <w:rsid w:val="00840C43"/>
    <w:rsid w:val="00841152"/>
    <w:rsid w:val="00841489"/>
    <w:rsid w:val="008415AA"/>
    <w:rsid w:val="00841BBF"/>
    <w:rsid w:val="00843B07"/>
    <w:rsid w:val="00844087"/>
    <w:rsid w:val="00844403"/>
    <w:rsid w:val="00844755"/>
    <w:rsid w:val="00844778"/>
    <w:rsid w:val="00844797"/>
    <w:rsid w:val="00844C68"/>
    <w:rsid w:val="00844E98"/>
    <w:rsid w:val="00844EF3"/>
    <w:rsid w:val="008450C2"/>
    <w:rsid w:val="00845405"/>
    <w:rsid w:val="0084592D"/>
    <w:rsid w:val="00845CDF"/>
    <w:rsid w:val="00846189"/>
    <w:rsid w:val="00846CE8"/>
    <w:rsid w:val="00846D4E"/>
    <w:rsid w:val="00847667"/>
    <w:rsid w:val="0084798D"/>
    <w:rsid w:val="00847CF0"/>
    <w:rsid w:val="00850C6C"/>
    <w:rsid w:val="0085103F"/>
    <w:rsid w:val="0085130D"/>
    <w:rsid w:val="008513BA"/>
    <w:rsid w:val="00851BE5"/>
    <w:rsid w:val="00851C20"/>
    <w:rsid w:val="008522E0"/>
    <w:rsid w:val="0085285D"/>
    <w:rsid w:val="00853C1A"/>
    <w:rsid w:val="00853EFF"/>
    <w:rsid w:val="00853F30"/>
    <w:rsid w:val="00853FC6"/>
    <w:rsid w:val="00854289"/>
    <w:rsid w:val="00854434"/>
    <w:rsid w:val="0085491A"/>
    <w:rsid w:val="00854A66"/>
    <w:rsid w:val="00854DD9"/>
    <w:rsid w:val="00855185"/>
    <w:rsid w:val="0085544D"/>
    <w:rsid w:val="008554F5"/>
    <w:rsid w:val="00855E99"/>
    <w:rsid w:val="00855EDA"/>
    <w:rsid w:val="00856020"/>
    <w:rsid w:val="0085729A"/>
    <w:rsid w:val="00857306"/>
    <w:rsid w:val="0085756F"/>
    <w:rsid w:val="0085757C"/>
    <w:rsid w:val="00857CF1"/>
    <w:rsid w:val="008605BA"/>
    <w:rsid w:val="008605E3"/>
    <w:rsid w:val="0086274C"/>
    <w:rsid w:val="00862E94"/>
    <w:rsid w:val="0086347B"/>
    <w:rsid w:val="00863DA0"/>
    <w:rsid w:val="00864873"/>
    <w:rsid w:val="0086517A"/>
    <w:rsid w:val="008651BF"/>
    <w:rsid w:val="008655E0"/>
    <w:rsid w:val="008659E5"/>
    <w:rsid w:val="00865A30"/>
    <w:rsid w:val="00865AC6"/>
    <w:rsid w:val="008668A3"/>
    <w:rsid w:val="0086698B"/>
    <w:rsid w:val="00866C90"/>
    <w:rsid w:val="00866DCC"/>
    <w:rsid w:val="00866DE0"/>
    <w:rsid w:val="00866EFA"/>
    <w:rsid w:val="0086786E"/>
    <w:rsid w:val="00867CEF"/>
    <w:rsid w:val="00867E51"/>
    <w:rsid w:val="008706CF"/>
    <w:rsid w:val="00870857"/>
    <w:rsid w:val="00870C5E"/>
    <w:rsid w:val="00872094"/>
    <w:rsid w:val="00872945"/>
    <w:rsid w:val="008730C4"/>
    <w:rsid w:val="00873239"/>
    <w:rsid w:val="00873321"/>
    <w:rsid w:val="00873593"/>
    <w:rsid w:val="008736C0"/>
    <w:rsid w:val="00873789"/>
    <w:rsid w:val="00873CA3"/>
    <w:rsid w:val="00873D0A"/>
    <w:rsid w:val="00874219"/>
    <w:rsid w:val="0087458D"/>
    <w:rsid w:val="00874BE5"/>
    <w:rsid w:val="00874D87"/>
    <w:rsid w:val="00874F03"/>
    <w:rsid w:val="008750FB"/>
    <w:rsid w:val="008758D4"/>
    <w:rsid w:val="00875C4E"/>
    <w:rsid w:val="00875E33"/>
    <w:rsid w:val="0087664F"/>
    <w:rsid w:val="00876C87"/>
    <w:rsid w:val="00876D2F"/>
    <w:rsid w:val="008770B7"/>
    <w:rsid w:val="008773F2"/>
    <w:rsid w:val="0087796E"/>
    <w:rsid w:val="00877B86"/>
    <w:rsid w:val="00877D6B"/>
    <w:rsid w:val="00880DCF"/>
    <w:rsid w:val="00881690"/>
    <w:rsid w:val="00882707"/>
    <w:rsid w:val="008829E6"/>
    <w:rsid w:val="00882DDE"/>
    <w:rsid w:val="008832F5"/>
    <w:rsid w:val="00883467"/>
    <w:rsid w:val="00883820"/>
    <w:rsid w:val="00883CB4"/>
    <w:rsid w:val="00883F43"/>
    <w:rsid w:val="00884106"/>
    <w:rsid w:val="00884B08"/>
    <w:rsid w:val="00884EE5"/>
    <w:rsid w:val="00885293"/>
    <w:rsid w:val="008853B0"/>
    <w:rsid w:val="008858ED"/>
    <w:rsid w:val="00885BA7"/>
    <w:rsid w:val="00885C1E"/>
    <w:rsid w:val="00886A1B"/>
    <w:rsid w:val="008871D6"/>
    <w:rsid w:val="00887E0C"/>
    <w:rsid w:val="00887EBC"/>
    <w:rsid w:val="0089035E"/>
    <w:rsid w:val="008907AE"/>
    <w:rsid w:val="008908BD"/>
    <w:rsid w:val="00891191"/>
    <w:rsid w:val="008914FC"/>
    <w:rsid w:val="00891B89"/>
    <w:rsid w:val="00892122"/>
    <w:rsid w:val="00892556"/>
    <w:rsid w:val="0089261A"/>
    <w:rsid w:val="008926E3"/>
    <w:rsid w:val="0089296A"/>
    <w:rsid w:val="00892990"/>
    <w:rsid w:val="008932FA"/>
    <w:rsid w:val="00893579"/>
    <w:rsid w:val="00894E23"/>
    <w:rsid w:val="00894E44"/>
    <w:rsid w:val="00894F6E"/>
    <w:rsid w:val="00895261"/>
    <w:rsid w:val="00895332"/>
    <w:rsid w:val="00895673"/>
    <w:rsid w:val="00896373"/>
    <w:rsid w:val="0089697B"/>
    <w:rsid w:val="00896BA2"/>
    <w:rsid w:val="00896EC1"/>
    <w:rsid w:val="00897215"/>
    <w:rsid w:val="0089724D"/>
    <w:rsid w:val="0089786C"/>
    <w:rsid w:val="00897955"/>
    <w:rsid w:val="00897C48"/>
    <w:rsid w:val="00897E35"/>
    <w:rsid w:val="008A07CA"/>
    <w:rsid w:val="008A0CA5"/>
    <w:rsid w:val="008A0DFF"/>
    <w:rsid w:val="008A1256"/>
    <w:rsid w:val="008A125C"/>
    <w:rsid w:val="008A17D4"/>
    <w:rsid w:val="008A1BC2"/>
    <w:rsid w:val="008A1F71"/>
    <w:rsid w:val="008A208F"/>
    <w:rsid w:val="008A2410"/>
    <w:rsid w:val="008A2C15"/>
    <w:rsid w:val="008A2C73"/>
    <w:rsid w:val="008A2E36"/>
    <w:rsid w:val="008A2ED9"/>
    <w:rsid w:val="008A3082"/>
    <w:rsid w:val="008A3B1F"/>
    <w:rsid w:val="008A3CC5"/>
    <w:rsid w:val="008A4340"/>
    <w:rsid w:val="008A462B"/>
    <w:rsid w:val="008A4DBF"/>
    <w:rsid w:val="008A52A7"/>
    <w:rsid w:val="008A54FC"/>
    <w:rsid w:val="008A5625"/>
    <w:rsid w:val="008A568C"/>
    <w:rsid w:val="008A5A66"/>
    <w:rsid w:val="008A6823"/>
    <w:rsid w:val="008A6D3B"/>
    <w:rsid w:val="008A6E2A"/>
    <w:rsid w:val="008A700C"/>
    <w:rsid w:val="008A74DD"/>
    <w:rsid w:val="008A797A"/>
    <w:rsid w:val="008A7CB7"/>
    <w:rsid w:val="008B00D6"/>
    <w:rsid w:val="008B0315"/>
    <w:rsid w:val="008B0CA9"/>
    <w:rsid w:val="008B16FF"/>
    <w:rsid w:val="008B1AEC"/>
    <w:rsid w:val="008B1C68"/>
    <w:rsid w:val="008B26A2"/>
    <w:rsid w:val="008B28C2"/>
    <w:rsid w:val="008B2D43"/>
    <w:rsid w:val="008B2D7F"/>
    <w:rsid w:val="008B3386"/>
    <w:rsid w:val="008B368C"/>
    <w:rsid w:val="008B3724"/>
    <w:rsid w:val="008B3DAC"/>
    <w:rsid w:val="008B4904"/>
    <w:rsid w:val="008B4953"/>
    <w:rsid w:val="008B4AAD"/>
    <w:rsid w:val="008B4B71"/>
    <w:rsid w:val="008B4E8D"/>
    <w:rsid w:val="008B4FBD"/>
    <w:rsid w:val="008B580E"/>
    <w:rsid w:val="008B5877"/>
    <w:rsid w:val="008B5D12"/>
    <w:rsid w:val="008B6097"/>
    <w:rsid w:val="008B71CD"/>
    <w:rsid w:val="008B73EA"/>
    <w:rsid w:val="008B79E9"/>
    <w:rsid w:val="008C0263"/>
    <w:rsid w:val="008C029F"/>
    <w:rsid w:val="008C05D8"/>
    <w:rsid w:val="008C05E0"/>
    <w:rsid w:val="008C0686"/>
    <w:rsid w:val="008C08EF"/>
    <w:rsid w:val="008C0A77"/>
    <w:rsid w:val="008C0D71"/>
    <w:rsid w:val="008C0E5F"/>
    <w:rsid w:val="008C1269"/>
    <w:rsid w:val="008C1804"/>
    <w:rsid w:val="008C1EF1"/>
    <w:rsid w:val="008C1F7A"/>
    <w:rsid w:val="008C24CE"/>
    <w:rsid w:val="008C2A7C"/>
    <w:rsid w:val="008C2D17"/>
    <w:rsid w:val="008C2F57"/>
    <w:rsid w:val="008C32FC"/>
    <w:rsid w:val="008C3D6F"/>
    <w:rsid w:val="008C4660"/>
    <w:rsid w:val="008C4F08"/>
    <w:rsid w:val="008C5317"/>
    <w:rsid w:val="008C531E"/>
    <w:rsid w:val="008C5710"/>
    <w:rsid w:val="008C5DE5"/>
    <w:rsid w:val="008C5EA9"/>
    <w:rsid w:val="008C6351"/>
    <w:rsid w:val="008C63AE"/>
    <w:rsid w:val="008C7E29"/>
    <w:rsid w:val="008D0436"/>
    <w:rsid w:val="008D081A"/>
    <w:rsid w:val="008D0A3B"/>
    <w:rsid w:val="008D0A43"/>
    <w:rsid w:val="008D0A75"/>
    <w:rsid w:val="008D0AF3"/>
    <w:rsid w:val="008D0B31"/>
    <w:rsid w:val="008D0BAF"/>
    <w:rsid w:val="008D122D"/>
    <w:rsid w:val="008D19A3"/>
    <w:rsid w:val="008D1A60"/>
    <w:rsid w:val="008D1B4A"/>
    <w:rsid w:val="008D1BA2"/>
    <w:rsid w:val="008D1DFC"/>
    <w:rsid w:val="008D285B"/>
    <w:rsid w:val="008D28F2"/>
    <w:rsid w:val="008D2A23"/>
    <w:rsid w:val="008D302D"/>
    <w:rsid w:val="008D303C"/>
    <w:rsid w:val="008D3136"/>
    <w:rsid w:val="008D32C0"/>
    <w:rsid w:val="008D3320"/>
    <w:rsid w:val="008D33B4"/>
    <w:rsid w:val="008D3510"/>
    <w:rsid w:val="008D3C1D"/>
    <w:rsid w:val="008D3D13"/>
    <w:rsid w:val="008D44BD"/>
    <w:rsid w:val="008D4936"/>
    <w:rsid w:val="008D4D2F"/>
    <w:rsid w:val="008D51A2"/>
    <w:rsid w:val="008D51C7"/>
    <w:rsid w:val="008D5A8B"/>
    <w:rsid w:val="008D5DDA"/>
    <w:rsid w:val="008D6046"/>
    <w:rsid w:val="008D60C5"/>
    <w:rsid w:val="008D61F6"/>
    <w:rsid w:val="008D6C44"/>
    <w:rsid w:val="008D712D"/>
    <w:rsid w:val="008D746C"/>
    <w:rsid w:val="008DAEEB"/>
    <w:rsid w:val="008E01D4"/>
    <w:rsid w:val="008E0773"/>
    <w:rsid w:val="008E0B5D"/>
    <w:rsid w:val="008E0D71"/>
    <w:rsid w:val="008E1006"/>
    <w:rsid w:val="008E14A2"/>
    <w:rsid w:val="008E1993"/>
    <w:rsid w:val="008E1E8C"/>
    <w:rsid w:val="008E2021"/>
    <w:rsid w:val="008E2198"/>
    <w:rsid w:val="008E2313"/>
    <w:rsid w:val="008E2738"/>
    <w:rsid w:val="008E282D"/>
    <w:rsid w:val="008E2C1B"/>
    <w:rsid w:val="008E3751"/>
    <w:rsid w:val="008E4176"/>
    <w:rsid w:val="008E438D"/>
    <w:rsid w:val="008E4EEC"/>
    <w:rsid w:val="008E4FD3"/>
    <w:rsid w:val="008E5677"/>
    <w:rsid w:val="008E6489"/>
    <w:rsid w:val="008E6586"/>
    <w:rsid w:val="008E6AE1"/>
    <w:rsid w:val="008E6BA0"/>
    <w:rsid w:val="008E6BDE"/>
    <w:rsid w:val="008E6C10"/>
    <w:rsid w:val="008E6EFC"/>
    <w:rsid w:val="008E71C4"/>
    <w:rsid w:val="008E7256"/>
    <w:rsid w:val="008E7A71"/>
    <w:rsid w:val="008E7E7B"/>
    <w:rsid w:val="008E7FE6"/>
    <w:rsid w:val="008F07BF"/>
    <w:rsid w:val="008F07E1"/>
    <w:rsid w:val="008F0946"/>
    <w:rsid w:val="008F0C3E"/>
    <w:rsid w:val="008F0F98"/>
    <w:rsid w:val="008F12E1"/>
    <w:rsid w:val="008F24B6"/>
    <w:rsid w:val="008F25EB"/>
    <w:rsid w:val="008F27CE"/>
    <w:rsid w:val="008F295D"/>
    <w:rsid w:val="008F2AFE"/>
    <w:rsid w:val="008F2B57"/>
    <w:rsid w:val="008F3016"/>
    <w:rsid w:val="008F334A"/>
    <w:rsid w:val="008F396C"/>
    <w:rsid w:val="008F3C69"/>
    <w:rsid w:val="008F3EED"/>
    <w:rsid w:val="008F3F16"/>
    <w:rsid w:val="008F40D9"/>
    <w:rsid w:val="008F4465"/>
    <w:rsid w:val="008F44D1"/>
    <w:rsid w:val="008F46CA"/>
    <w:rsid w:val="008F4E74"/>
    <w:rsid w:val="008F53E0"/>
    <w:rsid w:val="008F5910"/>
    <w:rsid w:val="008F5B70"/>
    <w:rsid w:val="008F5B71"/>
    <w:rsid w:val="008F5D3A"/>
    <w:rsid w:val="008F5FDA"/>
    <w:rsid w:val="008F60E2"/>
    <w:rsid w:val="008F6AFE"/>
    <w:rsid w:val="008F6EA8"/>
    <w:rsid w:val="008F7502"/>
    <w:rsid w:val="008F789B"/>
    <w:rsid w:val="00900212"/>
    <w:rsid w:val="00900367"/>
    <w:rsid w:val="009007B5"/>
    <w:rsid w:val="009007EE"/>
    <w:rsid w:val="00901BC7"/>
    <w:rsid w:val="00903266"/>
    <w:rsid w:val="009032A6"/>
    <w:rsid w:val="00903346"/>
    <w:rsid w:val="0090337D"/>
    <w:rsid w:val="00903940"/>
    <w:rsid w:val="00903C97"/>
    <w:rsid w:val="00904105"/>
    <w:rsid w:val="009041A5"/>
    <w:rsid w:val="0090474F"/>
    <w:rsid w:val="00904EAD"/>
    <w:rsid w:val="00904FA6"/>
    <w:rsid w:val="00905451"/>
    <w:rsid w:val="009057E0"/>
    <w:rsid w:val="00905DF1"/>
    <w:rsid w:val="00906385"/>
    <w:rsid w:val="00906854"/>
    <w:rsid w:val="009069E0"/>
    <w:rsid w:val="00906C78"/>
    <w:rsid w:val="00906D71"/>
    <w:rsid w:val="00906DEB"/>
    <w:rsid w:val="00906FFC"/>
    <w:rsid w:val="009070F8"/>
    <w:rsid w:val="00907125"/>
    <w:rsid w:val="0090719E"/>
    <w:rsid w:val="009071E4"/>
    <w:rsid w:val="00910040"/>
    <w:rsid w:val="009101A6"/>
    <w:rsid w:val="00910217"/>
    <w:rsid w:val="00911467"/>
    <w:rsid w:val="009115CE"/>
    <w:rsid w:val="009116EF"/>
    <w:rsid w:val="00911C26"/>
    <w:rsid w:val="00912A25"/>
    <w:rsid w:val="009135C0"/>
    <w:rsid w:val="0091369B"/>
    <w:rsid w:val="00913867"/>
    <w:rsid w:val="009138B0"/>
    <w:rsid w:val="009138C4"/>
    <w:rsid w:val="00914210"/>
    <w:rsid w:val="00914923"/>
    <w:rsid w:val="009149A8"/>
    <w:rsid w:val="00914C93"/>
    <w:rsid w:val="009154FF"/>
    <w:rsid w:val="009157F0"/>
    <w:rsid w:val="00915828"/>
    <w:rsid w:val="00915B20"/>
    <w:rsid w:val="00915C8F"/>
    <w:rsid w:val="00915D0E"/>
    <w:rsid w:val="00916475"/>
    <w:rsid w:val="009166D8"/>
    <w:rsid w:val="00917070"/>
    <w:rsid w:val="00917194"/>
    <w:rsid w:val="00917221"/>
    <w:rsid w:val="00917785"/>
    <w:rsid w:val="00920C81"/>
    <w:rsid w:val="00920CF9"/>
    <w:rsid w:val="00921538"/>
    <w:rsid w:val="009217B2"/>
    <w:rsid w:val="00921AAB"/>
    <w:rsid w:val="00921B3E"/>
    <w:rsid w:val="00921B7F"/>
    <w:rsid w:val="00922AD0"/>
    <w:rsid w:val="009232F9"/>
    <w:rsid w:val="009238DF"/>
    <w:rsid w:val="00923C41"/>
    <w:rsid w:val="00923E76"/>
    <w:rsid w:val="00924141"/>
    <w:rsid w:val="00924586"/>
    <w:rsid w:val="0092459E"/>
    <w:rsid w:val="0092559D"/>
    <w:rsid w:val="009255D3"/>
    <w:rsid w:val="00925B7B"/>
    <w:rsid w:val="00925DF2"/>
    <w:rsid w:val="0092693E"/>
    <w:rsid w:val="00926C3C"/>
    <w:rsid w:val="00926EA9"/>
    <w:rsid w:val="00927897"/>
    <w:rsid w:val="00927B81"/>
    <w:rsid w:val="00927CA1"/>
    <w:rsid w:val="00927D17"/>
    <w:rsid w:val="00927D70"/>
    <w:rsid w:val="0093042D"/>
    <w:rsid w:val="009304FD"/>
    <w:rsid w:val="00930DA6"/>
    <w:rsid w:val="009312C9"/>
    <w:rsid w:val="009315D6"/>
    <w:rsid w:val="00931EF8"/>
    <w:rsid w:val="00932425"/>
    <w:rsid w:val="00932457"/>
    <w:rsid w:val="00932995"/>
    <w:rsid w:val="00932DF3"/>
    <w:rsid w:val="00933E77"/>
    <w:rsid w:val="00934393"/>
    <w:rsid w:val="00934743"/>
    <w:rsid w:val="00934801"/>
    <w:rsid w:val="009359B5"/>
    <w:rsid w:val="00935F03"/>
    <w:rsid w:val="00935F67"/>
    <w:rsid w:val="00936316"/>
    <w:rsid w:val="00936986"/>
    <w:rsid w:val="00936D26"/>
    <w:rsid w:val="00937276"/>
    <w:rsid w:val="009372B0"/>
    <w:rsid w:val="00937A92"/>
    <w:rsid w:val="00937BBB"/>
    <w:rsid w:val="00937D36"/>
    <w:rsid w:val="00937F3C"/>
    <w:rsid w:val="00937F92"/>
    <w:rsid w:val="00940150"/>
    <w:rsid w:val="00940577"/>
    <w:rsid w:val="00940594"/>
    <w:rsid w:val="00940928"/>
    <w:rsid w:val="00940AB4"/>
    <w:rsid w:val="00940FB4"/>
    <w:rsid w:val="009412FA"/>
    <w:rsid w:val="009413B1"/>
    <w:rsid w:val="00941668"/>
    <w:rsid w:val="00941789"/>
    <w:rsid w:val="0094208A"/>
    <w:rsid w:val="009421C3"/>
    <w:rsid w:val="0094277A"/>
    <w:rsid w:val="00942BA6"/>
    <w:rsid w:val="009430AC"/>
    <w:rsid w:val="00943578"/>
    <w:rsid w:val="00943E77"/>
    <w:rsid w:val="0094419A"/>
    <w:rsid w:val="0094466D"/>
    <w:rsid w:val="0094473E"/>
    <w:rsid w:val="00944EAE"/>
    <w:rsid w:val="009453E8"/>
    <w:rsid w:val="00945532"/>
    <w:rsid w:val="0094594B"/>
    <w:rsid w:val="00945B8F"/>
    <w:rsid w:val="009463B2"/>
    <w:rsid w:val="00946595"/>
    <w:rsid w:val="0094678F"/>
    <w:rsid w:val="009467D1"/>
    <w:rsid w:val="009467D2"/>
    <w:rsid w:val="00946800"/>
    <w:rsid w:val="009468D7"/>
    <w:rsid w:val="00946A20"/>
    <w:rsid w:val="00946C23"/>
    <w:rsid w:val="00946EAF"/>
    <w:rsid w:val="00946FE9"/>
    <w:rsid w:val="0094708E"/>
    <w:rsid w:val="009472FA"/>
    <w:rsid w:val="00947696"/>
    <w:rsid w:val="00950113"/>
    <w:rsid w:val="0095065D"/>
    <w:rsid w:val="009506BC"/>
    <w:rsid w:val="009508C5"/>
    <w:rsid w:val="00950922"/>
    <w:rsid w:val="00950971"/>
    <w:rsid w:val="00950E0E"/>
    <w:rsid w:val="0095123B"/>
    <w:rsid w:val="009513EB"/>
    <w:rsid w:val="00951459"/>
    <w:rsid w:val="009514B8"/>
    <w:rsid w:val="009515B4"/>
    <w:rsid w:val="009515ED"/>
    <w:rsid w:val="009521E4"/>
    <w:rsid w:val="009522E6"/>
    <w:rsid w:val="00952354"/>
    <w:rsid w:val="00952DF4"/>
    <w:rsid w:val="00953046"/>
    <w:rsid w:val="00953227"/>
    <w:rsid w:val="00953350"/>
    <w:rsid w:val="00953845"/>
    <w:rsid w:val="00953C75"/>
    <w:rsid w:val="00954231"/>
    <w:rsid w:val="0095464A"/>
    <w:rsid w:val="009548F2"/>
    <w:rsid w:val="00954B6B"/>
    <w:rsid w:val="00954CBB"/>
    <w:rsid w:val="00954E45"/>
    <w:rsid w:val="00955099"/>
    <w:rsid w:val="00956028"/>
    <w:rsid w:val="0095631E"/>
    <w:rsid w:val="00957015"/>
    <w:rsid w:val="00957631"/>
    <w:rsid w:val="00960237"/>
    <w:rsid w:val="0096050C"/>
    <w:rsid w:val="009605EC"/>
    <w:rsid w:val="0096177D"/>
    <w:rsid w:val="009620C5"/>
    <w:rsid w:val="00963277"/>
    <w:rsid w:val="009635AE"/>
    <w:rsid w:val="00963879"/>
    <w:rsid w:val="00964FDA"/>
    <w:rsid w:val="009653A0"/>
    <w:rsid w:val="00965481"/>
    <w:rsid w:val="0096638C"/>
    <w:rsid w:val="009665A9"/>
    <w:rsid w:val="009669CD"/>
    <w:rsid w:val="00966ED1"/>
    <w:rsid w:val="009671AC"/>
    <w:rsid w:val="0096765A"/>
    <w:rsid w:val="009676E9"/>
    <w:rsid w:val="00967DD9"/>
    <w:rsid w:val="00970A99"/>
    <w:rsid w:val="00970B27"/>
    <w:rsid w:val="00970B2A"/>
    <w:rsid w:val="00970CDF"/>
    <w:rsid w:val="00970D28"/>
    <w:rsid w:val="009713AB"/>
    <w:rsid w:val="00971400"/>
    <w:rsid w:val="00971BFA"/>
    <w:rsid w:val="009722F4"/>
    <w:rsid w:val="00972D6B"/>
    <w:rsid w:val="00973237"/>
    <w:rsid w:val="00973B92"/>
    <w:rsid w:val="0097432F"/>
    <w:rsid w:val="00974330"/>
    <w:rsid w:val="00974347"/>
    <w:rsid w:val="00974B0C"/>
    <w:rsid w:val="00974DD7"/>
    <w:rsid w:val="00974EB4"/>
    <w:rsid w:val="009750A8"/>
    <w:rsid w:val="00975173"/>
    <w:rsid w:val="00975188"/>
    <w:rsid w:val="0097717A"/>
    <w:rsid w:val="00977600"/>
    <w:rsid w:val="009778CB"/>
    <w:rsid w:val="00977DE4"/>
    <w:rsid w:val="00980183"/>
    <w:rsid w:val="00980A22"/>
    <w:rsid w:val="00980CFD"/>
    <w:rsid w:val="00980E68"/>
    <w:rsid w:val="009811E6"/>
    <w:rsid w:val="00981634"/>
    <w:rsid w:val="009819CE"/>
    <w:rsid w:val="00981C73"/>
    <w:rsid w:val="00981FFF"/>
    <w:rsid w:val="0098203F"/>
    <w:rsid w:val="009838B1"/>
    <w:rsid w:val="009838DC"/>
    <w:rsid w:val="0098428E"/>
    <w:rsid w:val="00984596"/>
    <w:rsid w:val="00984840"/>
    <w:rsid w:val="00984A99"/>
    <w:rsid w:val="00985186"/>
    <w:rsid w:val="00985FCA"/>
    <w:rsid w:val="009869C1"/>
    <w:rsid w:val="00987424"/>
    <w:rsid w:val="00987557"/>
    <w:rsid w:val="009901C2"/>
    <w:rsid w:val="009903C1"/>
    <w:rsid w:val="009903C8"/>
    <w:rsid w:val="0099080B"/>
    <w:rsid w:val="009916BC"/>
    <w:rsid w:val="00991FCE"/>
    <w:rsid w:val="0099211A"/>
    <w:rsid w:val="009934E0"/>
    <w:rsid w:val="00994322"/>
    <w:rsid w:val="009948A7"/>
    <w:rsid w:val="00995161"/>
    <w:rsid w:val="0099522C"/>
    <w:rsid w:val="009955B5"/>
    <w:rsid w:val="00995706"/>
    <w:rsid w:val="009957F2"/>
    <w:rsid w:val="009958C7"/>
    <w:rsid w:val="00995B2E"/>
    <w:rsid w:val="00995EA1"/>
    <w:rsid w:val="00996B9C"/>
    <w:rsid w:val="00997466"/>
    <w:rsid w:val="00997CA8"/>
    <w:rsid w:val="00997CDF"/>
    <w:rsid w:val="00997F59"/>
    <w:rsid w:val="009A0452"/>
    <w:rsid w:val="009A0484"/>
    <w:rsid w:val="009A0A13"/>
    <w:rsid w:val="009A0C10"/>
    <w:rsid w:val="009A0D5D"/>
    <w:rsid w:val="009A1102"/>
    <w:rsid w:val="009A11E7"/>
    <w:rsid w:val="009A1205"/>
    <w:rsid w:val="009A1436"/>
    <w:rsid w:val="009A14B7"/>
    <w:rsid w:val="009A1AD9"/>
    <w:rsid w:val="009A1D7A"/>
    <w:rsid w:val="009A1E3F"/>
    <w:rsid w:val="009A2029"/>
    <w:rsid w:val="009A2275"/>
    <w:rsid w:val="009A2486"/>
    <w:rsid w:val="009A2A0B"/>
    <w:rsid w:val="009A2D28"/>
    <w:rsid w:val="009A2D76"/>
    <w:rsid w:val="009A31D8"/>
    <w:rsid w:val="009A3223"/>
    <w:rsid w:val="009A32A2"/>
    <w:rsid w:val="009A378B"/>
    <w:rsid w:val="009A3B57"/>
    <w:rsid w:val="009A3CBB"/>
    <w:rsid w:val="009A42EB"/>
    <w:rsid w:val="009A5350"/>
    <w:rsid w:val="009A56B7"/>
    <w:rsid w:val="009A5742"/>
    <w:rsid w:val="009A5AE7"/>
    <w:rsid w:val="009A5D3A"/>
    <w:rsid w:val="009A5F79"/>
    <w:rsid w:val="009A613E"/>
    <w:rsid w:val="009A642A"/>
    <w:rsid w:val="009A6A5F"/>
    <w:rsid w:val="009A6CE6"/>
    <w:rsid w:val="009A703E"/>
    <w:rsid w:val="009A77DC"/>
    <w:rsid w:val="009A7BCC"/>
    <w:rsid w:val="009A7E95"/>
    <w:rsid w:val="009B060F"/>
    <w:rsid w:val="009B0AD4"/>
    <w:rsid w:val="009B0D6D"/>
    <w:rsid w:val="009B143D"/>
    <w:rsid w:val="009B1DDC"/>
    <w:rsid w:val="009B21A8"/>
    <w:rsid w:val="009B2577"/>
    <w:rsid w:val="009B27FE"/>
    <w:rsid w:val="009B2EE3"/>
    <w:rsid w:val="009B306C"/>
    <w:rsid w:val="009B3716"/>
    <w:rsid w:val="009B381F"/>
    <w:rsid w:val="009B3DB0"/>
    <w:rsid w:val="009B3E93"/>
    <w:rsid w:val="009B4119"/>
    <w:rsid w:val="009B45F2"/>
    <w:rsid w:val="009B4B14"/>
    <w:rsid w:val="009B4CF5"/>
    <w:rsid w:val="009B4DE1"/>
    <w:rsid w:val="009B4E0C"/>
    <w:rsid w:val="009B5061"/>
    <w:rsid w:val="009B53AD"/>
    <w:rsid w:val="009B543A"/>
    <w:rsid w:val="009B55AA"/>
    <w:rsid w:val="009B5729"/>
    <w:rsid w:val="009B5C9E"/>
    <w:rsid w:val="009B5F7B"/>
    <w:rsid w:val="009B67AB"/>
    <w:rsid w:val="009B6E6E"/>
    <w:rsid w:val="009B6ECD"/>
    <w:rsid w:val="009B6F47"/>
    <w:rsid w:val="009B7037"/>
    <w:rsid w:val="009B74D6"/>
    <w:rsid w:val="009B7C39"/>
    <w:rsid w:val="009C1526"/>
    <w:rsid w:val="009C15C5"/>
    <w:rsid w:val="009C19B4"/>
    <w:rsid w:val="009C1FCC"/>
    <w:rsid w:val="009C21A2"/>
    <w:rsid w:val="009C2293"/>
    <w:rsid w:val="009C2567"/>
    <w:rsid w:val="009C27AA"/>
    <w:rsid w:val="009C2897"/>
    <w:rsid w:val="009C2BCC"/>
    <w:rsid w:val="009C3D84"/>
    <w:rsid w:val="009C3D90"/>
    <w:rsid w:val="009C44B2"/>
    <w:rsid w:val="009C46DD"/>
    <w:rsid w:val="009C4FDF"/>
    <w:rsid w:val="009C500F"/>
    <w:rsid w:val="009C50B1"/>
    <w:rsid w:val="009C59ED"/>
    <w:rsid w:val="009C5A9E"/>
    <w:rsid w:val="009C5E1C"/>
    <w:rsid w:val="009C63D5"/>
    <w:rsid w:val="009C642E"/>
    <w:rsid w:val="009C7298"/>
    <w:rsid w:val="009D007C"/>
    <w:rsid w:val="009D04AF"/>
    <w:rsid w:val="009D0664"/>
    <w:rsid w:val="009D0A80"/>
    <w:rsid w:val="009D0D32"/>
    <w:rsid w:val="009D0E97"/>
    <w:rsid w:val="009D1099"/>
    <w:rsid w:val="009D147A"/>
    <w:rsid w:val="009D15C2"/>
    <w:rsid w:val="009D1692"/>
    <w:rsid w:val="009D19F7"/>
    <w:rsid w:val="009D20FD"/>
    <w:rsid w:val="009D2453"/>
    <w:rsid w:val="009D3078"/>
    <w:rsid w:val="009D32F3"/>
    <w:rsid w:val="009D39A5"/>
    <w:rsid w:val="009D3A0A"/>
    <w:rsid w:val="009D3A0D"/>
    <w:rsid w:val="009D3C21"/>
    <w:rsid w:val="009D4271"/>
    <w:rsid w:val="009D427F"/>
    <w:rsid w:val="009D4A67"/>
    <w:rsid w:val="009D5DFA"/>
    <w:rsid w:val="009D6535"/>
    <w:rsid w:val="009D6787"/>
    <w:rsid w:val="009D6AF1"/>
    <w:rsid w:val="009D7640"/>
    <w:rsid w:val="009D76A3"/>
    <w:rsid w:val="009D7E03"/>
    <w:rsid w:val="009D7FD8"/>
    <w:rsid w:val="009E0357"/>
    <w:rsid w:val="009E046C"/>
    <w:rsid w:val="009E0772"/>
    <w:rsid w:val="009E0A8C"/>
    <w:rsid w:val="009E10EE"/>
    <w:rsid w:val="009E2159"/>
    <w:rsid w:val="009E2194"/>
    <w:rsid w:val="009E226B"/>
    <w:rsid w:val="009E2278"/>
    <w:rsid w:val="009E274A"/>
    <w:rsid w:val="009E2A27"/>
    <w:rsid w:val="009E2CFC"/>
    <w:rsid w:val="009E2F3C"/>
    <w:rsid w:val="009E37F4"/>
    <w:rsid w:val="009E46B1"/>
    <w:rsid w:val="009E4771"/>
    <w:rsid w:val="009E4FBF"/>
    <w:rsid w:val="009E50E4"/>
    <w:rsid w:val="009E5291"/>
    <w:rsid w:val="009E5B4D"/>
    <w:rsid w:val="009E6207"/>
    <w:rsid w:val="009E6E51"/>
    <w:rsid w:val="009E7668"/>
    <w:rsid w:val="009F0020"/>
    <w:rsid w:val="009F03F1"/>
    <w:rsid w:val="009F05F5"/>
    <w:rsid w:val="009F15B3"/>
    <w:rsid w:val="009F1DFA"/>
    <w:rsid w:val="009F3779"/>
    <w:rsid w:val="009F3AE6"/>
    <w:rsid w:val="009F3F1F"/>
    <w:rsid w:val="009F425E"/>
    <w:rsid w:val="009F477D"/>
    <w:rsid w:val="009F48B5"/>
    <w:rsid w:val="009F4F32"/>
    <w:rsid w:val="009F4FA3"/>
    <w:rsid w:val="009F5210"/>
    <w:rsid w:val="009F52BF"/>
    <w:rsid w:val="009F59CF"/>
    <w:rsid w:val="009F59DC"/>
    <w:rsid w:val="009F6024"/>
    <w:rsid w:val="009F60BB"/>
    <w:rsid w:val="009F6128"/>
    <w:rsid w:val="009F614E"/>
    <w:rsid w:val="009F6AB5"/>
    <w:rsid w:val="009F7021"/>
    <w:rsid w:val="009F7892"/>
    <w:rsid w:val="009F7FBC"/>
    <w:rsid w:val="00A00121"/>
    <w:rsid w:val="00A00498"/>
    <w:rsid w:val="00A00861"/>
    <w:rsid w:val="00A00BF4"/>
    <w:rsid w:val="00A00DCF"/>
    <w:rsid w:val="00A01492"/>
    <w:rsid w:val="00A01EF0"/>
    <w:rsid w:val="00A020C0"/>
    <w:rsid w:val="00A020FF"/>
    <w:rsid w:val="00A0237C"/>
    <w:rsid w:val="00A02921"/>
    <w:rsid w:val="00A03198"/>
    <w:rsid w:val="00A040A5"/>
    <w:rsid w:val="00A04258"/>
    <w:rsid w:val="00A044E1"/>
    <w:rsid w:val="00A04996"/>
    <w:rsid w:val="00A04D68"/>
    <w:rsid w:val="00A0533D"/>
    <w:rsid w:val="00A05380"/>
    <w:rsid w:val="00A05907"/>
    <w:rsid w:val="00A05914"/>
    <w:rsid w:val="00A05C08"/>
    <w:rsid w:val="00A0606C"/>
    <w:rsid w:val="00A06CA5"/>
    <w:rsid w:val="00A07129"/>
    <w:rsid w:val="00A0775A"/>
    <w:rsid w:val="00A07C6E"/>
    <w:rsid w:val="00A10B2A"/>
    <w:rsid w:val="00A10EF1"/>
    <w:rsid w:val="00A11073"/>
    <w:rsid w:val="00A1117E"/>
    <w:rsid w:val="00A116CC"/>
    <w:rsid w:val="00A11DC5"/>
    <w:rsid w:val="00A11EC6"/>
    <w:rsid w:val="00A12085"/>
    <w:rsid w:val="00A12314"/>
    <w:rsid w:val="00A12741"/>
    <w:rsid w:val="00A127CA"/>
    <w:rsid w:val="00A1287C"/>
    <w:rsid w:val="00A12B9F"/>
    <w:rsid w:val="00A13239"/>
    <w:rsid w:val="00A13555"/>
    <w:rsid w:val="00A139A5"/>
    <w:rsid w:val="00A13C58"/>
    <w:rsid w:val="00A142AB"/>
    <w:rsid w:val="00A14CC6"/>
    <w:rsid w:val="00A14EC8"/>
    <w:rsid w:val="00A150A9"/>
    <w:rsid w:val="00A159FC"/>
    <w:rsid w:val="00A15D36"/>
    <w:rsid w:val="00A16068"/>
    <w:rsid w:val="00A160BC"/>
    <w:rsid w:val="00A16800"/>
    <w:rsid w:val="00A16C66"/>
    <w:rsid w:val="00A17137"/>
    <w:rsid w:val="00A177F3"/>
    <w:rsid w:val="00A1783A"/>
    <w:rsid w:val="00A17CAB"/>
    <w:rsid w:val="00A17D29"/>
    <w:rsid w:val="00A2003A"/>
    <w:rsid w:val="00A20464"/>
    <w:rsid w:val="00A20AA7"/>
    <w:rsid w:val="00A20BCA"/>
    <w:rsid w:val="00A20BF1"/>
    <w:rsid w:val="00A21764"/>
    <w:rsid w:val="00A21D0B"/>
    <w:rsid w:val="00A221CA"/>
    <w:rsid w:val="00A2222C"/>
    <w:rsid w:val="00A224E4"/>
    <w:rsid w:val="00A225A8"/>
    <w:rsid w:val="00A227F0"/>
    <w:rsid w:val="00A22E3A"/>
    <w:rsid w:val="00A23123"/>
    <w:rsid w:val="00A23362"/>
    <w:rsid w:val="00A2340D"/>
    <w:rsid w:val="00A238B0"/>
    <w:rsid w:val="00A2411A"/>
    <w:rsid w:val="00A24304"/>
    <w:rsid w:val="00A249A1"/>
    <w:rsid w:val="00A249BB"/>
    <w:rsid w:val="00A249D1"/>
    <w:rsid w:val="00A24C57"/>
    <w:rsid w:val="00A25293"/>
    <w:rsid w:val="00A2576D"/>
    <w:rsid w:val="00A261EA"/>
    <w:rsid w:val="00A2655F"/>
    <w:rsid w:val="00A26735"/>
    <w:rsid w:val="00A268C8"/>
    <w:rsid w:val="00A26C9E"/>
    <w:rsid w:val="00A26EDB"/>
    <w:rsid w:val="00A2706C"/>
    <w:rsid w:val="00A27EF8"/>
    <w:rsid w:val="00A30487"/>
    <w:rsid w:val="00A3065F"/>
    <w:rsid w:val="00A30BEA"/>
    <w:rsid w:val="00A30E70"/>
    <w:rsid w:val="00A31509"/>
    <w:rsid w:val="00A31903"/>
    <w:rsid w:val="00A32656"/>
    <w:rsid w:val="00A33466"/>
    <w:rsid w:val="00A33ABE"/>
    <w:rsid w:val="00A33E08"/>
    <w:rsid w:val="00A34267"/>
    <w:rsid w:val="00A34448"/>
    <w:rsid w:val="00A349B6"/>
    <w:rsid w:val="00A350D7"/>
    <w:rsid w:val="00A3518E"/>
    <w:rsid w:val="00A35AEB"/>
    <w:rsid w:val="00A35F5A"/>
    <w:rsid w:val="00A35F60"/>
    <w:rsid w:val="00A366A6"/>
    <w:rsid w:val="00A3680F"/>
    <w:rsid w:val="00A36A3B"/>
    <w:rsid w:val="00A36CF2"/>
    <w:rsid w:val="00A36D01"/>
    <w:rsid w:val="00A37253"/>
    <w:rsid w:val="00A373DF"/>
    <w:rsid w:val="00A37441"/>
    <w:rsid w:val="00A37544"/>
    <w:rsid w:val="00A37E18"/>
    <w:rsid w:val="00A37EF0"/>
    <w:rsid w:val="00A37FE8"/>
    <w:rsid w:val="00A41098"/>
    <w:rsid w:val="00A41202"/>
    <w:rsid w:val="00A41282"/>
    <w:rsid w:val="00A413F4"/>
    <w:rsid w:val="00A41838"/>
    <w:rsid w:val="00A41DE8"/>
    <w:rsid w:val="00A41E44"/>
    <w:rsid w:val="00A41E7B"/>
    <w:rsid w:val="00A426A3"/>
    <w:rsid w:val="00A42773"/>
    <w:rsid w:val="00A430BC"/>
    <w:rsid w:val="00A434CD"/>
    <w:rsid w:val="00A43C38"/>
    <w:rsid w:val="00A43DF2"/>
    <w:rsid w:val="00A43DFD"/>
    <w:rsid w:val="00A44209"/>
    <w:rsid w:val="00A44859"/>
    <w:rsid w:val="00A44E02"/>
    <w:rsid w:val="00A44F11"/>
    <w:rsid w:val="00A453FF"/>
    <w:rsid w:val="00A45646"/>
    <w:rsid w:val="00A45B86"/>
    <w:rsid w:val="00A45F13"/>
    <w:rsid w:val="00A45FC9"/>
    <w:rsid w:val="00A46907"/>
    <w:rsid w:val="00A479B1"/>
    <w:rsid w:val="00A47C15"/>
    <w:rsid w:val="00A47CE0"/>
    <w:rsid w:val="00A501A5"/>
    <w:rsid w:val="00A50737"/>
    <w:rsid w:val="00A50886"/>
    <w:rsid w:val="00A50EA4"/>
    <w:rsid w:val="00A517A9"/>
    <w:rsid w:val="00A5188F"/>
    <w:rsid w:val="00A51EB5"/>
    <w:rsid w:val="00A52783"/>
    <w:rsid w:val="00A531A7"/>
    <w:rsid w:val="00A53435"/>
    <w:rsid w:val="00A53517"/>
    <w:rsid w:val="00A53791"/>
    <w:rsid w:val="00A54188"/>
    <w:rsid w:val="00A5428B"/>
    <w:rsid w:val="00A544D9"/>
    <w:rsid w:val="00A5474F"/>
    <w:rsid w:val="00A54E21"/>
    <w:rsid w:val="00A54E27"/>
    <w:rsid w:val="00A5518F"/>
    <w:rsid w:val="00A551BF"/>
    <w:rsid w:val="00A55FDB"/>
    <w:rsid w:val="00A562EB"/>
    <w:rsid w:val="00A5642D"/>
    <w:rsid w:val="00A56777"/>
    <w:rsid w:val="00A5752C"/>
    <w:rsid w:val="00A60F6A"/>
    <w:rsid w:val="00A61509"/>
    <w:rsid w:val="00A621AF"/>
    <w:rsid w:val="00A62556"/>
    <w:rsid w:val="00A626D0"/>
    <w:rsid w:val="00A62B37"/>
    <w:rsid w:val="00A62E02"/>
    <w:rsid w:val="00A62E44"/>
    <w:rsid w:val="00A62F21"/>
    <w:rsid w:val="00A63003"/>
    <w:rsid w:val="00A63773"/>
    <w:rsid w:val="00A63C82"/>
    <w:rsid w:val="00A63E58"/>
    <w:rsid w:val="00A64404"/>
    <w:rsid w:val="00A64461"/>
    <w:rsid w:val="00A649CA"/>
    <w:rsid w:val="00A649D2"/>
    <w:rsid w:val="00A64AFC"/>
    <w:rsid w:val="00A64ED9"/>
    <w:rsid w:val="00A653CC"/>
    <w:rsid w:val="00A65701"/>
    <w:rsid w:val="00A65F15"/>
    <w:rsid w:val="00A66DF1"/>
    <w:rsid w:val="00A67216"/>
    <w:rsid w:val="00A67362"/>
    <w:rsid w:val="00A6738A"/>
    <w:rsid w:val="00A6741F"/>
    <w:rsid w:val="00A67455"/>
    <w:rsid w:val="00A678CD"/>
    <w:rsid w:val="00A67A49"/>
    <w:rsid w:val="00A67AD0"/>
    <w:rsid w:val="00A67B3C"/>
    <w:rsid w:val="00A67E59"/>
    <w:rsid w:val="00A67EC5"/>
    <w:rsid w:val="00A709DD"/>
    <w:rsid w:val="00A70B5C"/>
    <w:rsid w:val="00A714C1"/>
    <w:rsid w:val="00A7170E"/>
    <w:rsid w:val="00A7173F"/>
    <w:rsid w:val="00A7236E"/>
    <w:rsid w:val="00A7283B"/>
    <w:rsid w:val="00A72C39"/>
    <w:rsid w:val="00A72D95"/>
    <w:rsid w:val="00A72E1C"/>
    <w:rsid w:val="00A732D5"/>
    <w:rsid w:val="00A73410"/>
    <w:rsid w:val="00A73737"/>
    <w:rsid w:val="00A739F1"/>
    <w:rsid w:val="00A73D62"/>
    <w:rsid w:val="00A74251"/>
    <w:rsid w:val="00A7492D"/>
    <w:rsid w:val="00A75071"/>
    <w:rsid w:val="00A75807"/>
    <w:rsid w:val="00A76AD2"/>
    <w:rsid w:val="00A76D9F"/>
    <w:rsid w:val="00A770C4"/>
    <w:rsid w:val="00A77125"/>
    <w:rsid w:val="00A77198"/>
    <w:rsid w:val="00A77445"/>
    <w:rsid w:val="00A776D2"/>
    <w:rsid w:val="00A77968"/>
    <w:rsid w:val="00A77F59"/>
    <w:rsid w:val="00A80311"/>
    <w:rsid w:val="00A807E7"/>
    <w:rsid w:val="00A80B0B"/>
    <w:rsid w:val="00A80F92"/>
    <w:rsid w:val="00A81441"/>
    <w:rsid w:val="00A8180E"/>
    <w:rsid w:val="00A81841"/>
    <w:rsid w:val="00A8188F"/>
    <w:rsid w:val="00A818E9"/>
    <w:rsid w:val="00A8195B"/>
    <w:rsid w:val="00A81ECB"/>
    <w:rsid w:val="00A81EE3"/>
    <w:rsid w:val="00A828C3"/>
    <w:rsid w:val="00A82DC4"/>
    <w:rsid w:val="00A82F00"/>
    <w:rsid w:val="00A83A14"/>
    <w:rsid w:val="00A8426B"/>
    <w:rsid w:val="00A84280"/>
    <w:rsid w:val="00A84930"/>
    <w:rsid w:val="00A84B37"/>
    <w:rsid w:val="00A85355"/>
    <w:rsid w:val="00A8540B"/>
    <w:rsid w:val="00A85766"/>
    <w:rsid w:val="00A85AF9"/>
    <w:rsid w:val="00A86163"/>
    <w:rsid w:val="00A86467"/>
    <w:rsid w:val="00A867C5"/>
    <w:rsid w:val="00A86CC7"/>
    <w:rsid w:val="00A86F7B"/>
    <w:rsid w:val="00A87180"/>
    <w:rsid w:val="00A8755A"/>
    <w:rsid w:val="00A87606"/>
    <w:rsid w:val="00A876C6"/>
    <w:rsid w:val="00A878D0"/>
    <w:rsid w:val="00A87FEC"/>
    <w:rsid w:val="00A90D50"/>
    <w:rsid w:val="00A90F19"/>
    <w:rsid w:val="00A9118C"/>
    <w:rsid w:val="00A91AA4"/>
    <w:rsid w:val="00A91D9D"/>
    <w:rsid w:val="00A91DF3"/>
    <w:rsid w:val="00A92970"/>
    <w:rsid w:val="00A92B29"/>
    <w:rsid w:val="00A935A2"/>
    <w:rsid w:val="00A94B11"/>
    <w:rsid w:val="00A94D64"/>
    <w:rsid w:val="00A9545C"/>
    <w:rsid w:val="00A95A88"/>
    <w:rsid w:val="00A95E4E"/>
    <w:rsid w:val="00A96310"/>
    <w:rsid w:val="00A964B3"/>
    <w:rsid w:val="00A97840"/>
    <w:rsid w:val="00A97E4F"/>
    <w:rsid w:val="00AA0393"/>
    <w:rsid w:val="00AA070A"/>
    <w:rsid w:val="00AA073C"/>
    <w:rsid w:val="00AA0754"/>
    <w:rsid w:val="00AA0970"/>
    <w:rsid w:val="00AA0D2B"/>
    <w:rsid w:val="00AA0D92"/>
    <w:rsid w:val="00AA0E12"/>
    <w:rsid w:val="00AA100E"/>
    <w:rsid w:val="00AA1105"/>
    <w:rsid w:val="00AA1708"/>
    <w:rsid w:val="00AA1859"/>
    <w:rsid w:val="00AA186D"/>
    <w:rsid w:val="00AA1C6E"/>
    <w:rsid w:val="00AA1EDE"/>
    <w:rsid w:val="00AA2ACA"/>
    <w:rsid w:val="00AA2F58"/>
    <w:rsid w:val="00AA30CF"/>
    <w:rsid w:val="00AA339B"/>
    <w:rsid w:val="00AA3D6B"/>
    <w:rsid w:val="00AA4064"/>
    <w:rsid w:val="00AA407F"/>
    <w:rsid w:val="00AA4172"/>
    <w:rsid w:val="00AA4903"/>
    <w:rsid w:val="00AA4B0A"/>
    <w:rsid w:val="00AA4EE7"/>
    <w:rsid w:val="00AA5199"/>
    <w:rsid w:val="00AA524A"/>
    <w:rsid w:val="00AA5625"/>
    <w:rsid w:val="00AA5A2C"/>
    <w:rsid w:val="00AA5C8D"/>
    <w:rsid w:val="00AA681C"/>
    <w:rsid w:val="00AA6968"/>
    <w:rsid w:val="00AA69A7"/>
    <w:rsid w:val="00AA6D77"/>
    <w:rsid w:val="00AA6E55"/>
    <w:rsid w:val="00AA7177"/>
    <w:rsid w:val="00AA71ED"/>
    <w:rsid w:val="00AA746C"/>
    <w:rsid w:val="00AA77C3"/>
    <w:rsid w:val="00AA7E19"/>
    <w:rsid w:val="00AB0034"/>
    <w:rsid w:val="00AB00AA"/>
    <w:rsid w:val="00AB0452"/>
    <w:rsid w:val="00AB0544"/>
    <w:rsid w:val="00AB060D"/>
    <w:rsid w:val="00AB0B8F"/>
    <w:rsid w:val="00AB103A"/>
    <w:rsid w:val="00AB113F"/>
    <w:rsid w:val="00AB1353"/>
    <w:rsid w:val="00AB1405"/>
    <w:rsid w:val="00AB1600"/>
    <w:rsid w:val="00AB1954"/>
    <w:rsid w:val="00AB1CB6"/>
    <w:rsid w:val="00AB1D08"/>
    <w:rsid w:val="00AB1FE6"/>
    <w:rsid w:val="00AB2280"/>
    <w:rsid w:val="00AB28A2"/>
    <w:rsid w:val="00AB2908"/>
    <w:rsid w:val="00AB2954"/>
    <w:rsid w:val="00AB2FCD"/>
    <w:rsid w:val="00AB305A"/>
    <w:rsid w:val="00AB4455"/>
    <w:rsid w:val="00AB4480"/>
    <w:rsid w:val="00AB4CFB"/>
    <w:rsid w:val="00AB4F7A"/>
    <w:rsid w:val="00AB50DC"/>
    <w:rsid w:val="00AB5FBA"/>
    <w:rsid w:val="00AB628D"/>
    <w:rsid w:val="00AB6350"/>
    <w:rsid w:val="00AB64AA"/>
    <w:rsid w:val="00AB64B6"/>
    <w:rsid w:val="00AB67A7"/>
    <w:rsid w:val="00AB6897"/>
    <w:rsid w:val="00AB6B01"/>
    <w:rsid w:val="00AB6C6C"/>
    <w:rsid w:val="00AB718C"/>
    <w:rsid w:val="00AB757D"/>
    <w:rsid w:val="00AB7B33"/>
    <w:rsid w:val="00AB7E7D"/>
    <w:rsid w:val="00AB7F1E"/>
    <w:rsid w:val="00AC07EE"/>
    <w:rsid w:val="00AC0860"/>
    <w:rsid w:val="00AC087E"/>
    <w:rsid w:val="00AC0B2E"/>
    <w:rsid w:val="00AC0B60"/>
    <w:rsid w:val="00AC0CEC"/>
    <w:rsid w:val="00AC18B3"/>
    <w:rsid w:val="00AC1EB6"/>
    <w:rsid w:val="00AC29F5"/>
    <w:rsid w:val="00AC3129"/>
    <w:rsid w:val="00AC330A"/>
    <w:rsid w:val="00AC3DB9"/>
    <w:rsid w:val="00AC3E78"/>
    <w:rsid w:val="00AC44B3"/>
    <w:rsid w:val="00AC4D1A"/>
    <w:rsid w:val="00AC5061"/>
    <w:rsid w:val="00AC520E"/>
    <w:rsid w:val="00AC524B"/>
    <w:rsid w:val="00AC5420"/>
    <w:rsid w:val="00AC59EF"/>
    <w:rsid w:val="00AC5D57"/>
    <w:rsid w:val="00AC61AB"/>
    <w:rsid w:val="00AC62AD"/>
    <w:rsid w:val="00AC6BD6"/>
    <w:rsid w:val="00AC6E03"/>
    <w:rsid w:val="00AC71F4"/>
    <w:rsid w:val="00AC766B"/>
    <w:rsid w:val="00AC77C9"/>
    <w:rsid w:val="00AC7B93"/>
    <w:rsid w:val="00AC7C7C"/>
    <w:rsid w:val="00AC7E8C"/>
    <w:rsid w:val="00AC7F04"/>
    <w:rsid w:val="00AD03F4"/>
    <w:rsid w:val="00AD08F8"/>
    <w:rsid w:val="00AD0A39"/>
    <w:rsid w:val="00AD0C24"/>
    <w:rsid w:val="00AD0DCC"/>
    <w:rsid w:val="00AD0F5B"/>
    <w:rsid w:val="00AD2C0B"/>
    <w:rsid w:val="00AD3605"/>
    <w:rsid w:val="00AD3662"/>
    <w:rsid w:val="00AD38A6"/>
    <w:rsid w:val="00AD3933"/>
    <w:rsid w:val="00AD3A76"/>
    <w:rsid w:val="00AD3A9D"/>
    <w:rsid w:val="00AD3B20"/>
    <w:rsid w:val="00AD3C33"/>
    <w:rsid w:val="00AD4822"/>
    <w:rsid w:val="00AD493C"/>
    <w:rsid w:val="00AD4A08"/>
    <w:rsid w:val="00AD4D9D"/>
    <w:rsid w:val="00AD4E78"/>
    <w:rsid w:val="00AD4F1D"/>
    <w:rsid w:val="00AD510A"/>
    <w:rsid w:val="00AD5161"/>
    <w:rsid w:val="00AD574F"/>
    <w:rsid w:val="00AD57AD"/>
    <w:rsid w:val="00AD5EB6"/>
    <w:rsid w:val="00AD5FA8"/>
    <w:rsid w:val="00AD6304"/>
    <w:rsid w:val="00AD64A3"/>
    <w:rsid w:val="00AD6AFF"/>
    <w:rsid w:val="00AD7372"/>
    <w:rsid w:val="00AD7511"/>
    <w:rsid w:val="00AD75F3"/>
    <w:rsid w:val="00AD7859"/>
    <w:rsid w:val="00AE00DE"/>
    <w:rsid w:val="00AE0365"/>
    <w:rsid w:val="00AE0728"/>
    <w:rsid w:val="00AE0762"/>
    <w:rsid w:val="00AE07D7"/>
    <w:rsid w:val="00AE0825"/>
    <w:rsid w:val="00AE0A52"/>
    <w:rsid w:val="00AE0BFF"/>
    <w:rsid w:val="00AE2122"/>
    <w:rsid w:val="00AE22A1"/>
    <w:rsid w:val="00AE2651"/>
    <w:rsid w:val="00AE26FA"/>
    <w:rsid w:val="00AE2834"/>
    <w:rsid w:val="00AE2B72"/>
    <w:rsid w:val="00AE30B1"/>
    <w:rsid w:val="00AE3134"/>
    <w:rsid w:val="00AE34E8"/>
    <w:rsid w:val="00AE390D"/>
    <w:rsid w:val="00AE3CBD"/>
    <w:rsid w:val="00AE40DB"/>
    <w:rsid w:val="00AE4BE8"/>
    <w:rsid w:val="00AE4FE5"/>
    <w:rsid w:val="00AE5007"/>
    <w:rsid w:val="00AE577B"/>
    <w:rsid w:val="00AE57A9"/>
    <w:rsid w:val="00AE5AC5"/>
    <w:rsid w:val="00AE5EDE"/>
    <w:rsid w:val="00AE6121"/>
    <w:rsid w:val="00AE6143"/>
    <w:rsid w:val="00AE6163"/>
    <w:rsid w:val="00AE6CBE"/>
    <w:rsid w:val="00AE6F99"/>
    <w:rsid w:val="00AE7065"/>
    <w:rsid w:val="00AE7383"/>
    <w:rsid w:val="00AE79DA"/>
    <w:rsid w:val="00AE7A40"/>
    <w:rsid w:val="00AF02A8"/>
    <w:rsid w:val="00AF0979"/>
    <w:rsid w:val="00AF09E3"/>
    <w:rsid w:val="00AF0A14"/>
    <w:rsid w:val="00AF1181"/>
    <w:rsid w:val="00AF124A"/>
    <w:rsid w:val="00AF1B29"/>
    <w:rsid w:val="00AF1F35"/>
    <w:rsid w:val="00AF29E5"/>
    <w:rsid w:val="00AF2F99"/>
    <w:rsid w:val="00AF455B"/>
    <w:rsid w:val="00AF4BC9"/>
    <w:rsid w:val="00AF4BDF"/>
    <w:rsid w:val="00AF4E96"/>
    <w:rsid w:val="00AF5150"/>
    <w:rsid w:val="00AF5579"/>
    <w:rsid w:val="00AF5629"/>
    <w:rsid w:val="00AF5D2B"/>
    <w:rsid w:val="00AF60F5"/>
    <w:rsid w:val="00AF647F"/>
    <w:rsid w:val="00AF67D4"/>
    <w:rsid w:val="00AF69EF"/>
    <w:rsid w:val="00AF6D33"/>
    <w:rsid w:val="00AF72DF"/>
    <w:rsid w:val="00AF77E8"/>
    <w:rsid w:val="00AF7A3F"/>
    <w:rsid w:val="00AF7A4F"/>
    <w:rsid w:val="00B001E0"/>
    <w:rsid w:val="00B0072E"/>
    <w:rsid w:val="00B0084A"/>
    <w:rsid w:val="00B00F64"/>
    <w:rsid w:val="00B010D9"/>
    <w:rsid w:val="00B010DA"/>
    <w:rsid w:val="00B0189E"/>
    <w:rsid w:val="00B01D96"/>
    <w:rsid w:val="00B02481"/>
    <w:rsid w:val="00B028E3"/>
    <w:rsid w:val="00B02A64"/>
    <w:rsid w:val="00B02E20"/>
    <w:rsid w:val="00B03384"/>
    <w:rsid w:val="00B033C7"/>
    <w:rsid w:val="00B03E30"/>
    <w:rsid w:val="00B03F5A"/>
    <w:rsid w:val="00B04548"/>
    <w:rsid w:val="00B047B3"/>
    <w:rsid w:val="00B05033"/>
    <w:rsid w:val="00B0547F"/>
    <w:rsid w:val="00B0593F"/>
    <w:rsid w:val="00B059CA"/>
    <w:rsid w:val="00B05BCA"/>
    <w:rsid w:val="00B066B1"/>
    <w:rsid w:val="00B067FA"/>
    <w:rsid w:val="00B06B5F"/>
    <w:rsid w:val="00B06CF4"/>
    <w:rsid w:val="00B07521"/>
    <w:rsid w:val="00B07E39"/>
    <w:rsid w:val="00B07ED2"/>
    <w:rsid w:val="00B10107"/>
    <w:rsid w:val="00B1047B"/>
    <w:rsid w:val="00B10B88"/>
    <w:rsid w:val="00B10D44"/>
    <w:rsid w:val="00B10E79"/>
    <w:rsid w:val="00B11556"/>
    <w:rsid w:val="00B11B69"/>
    <w:rsid w:val="00B1293F"/>
    <w:rsid w:val="00B129D0"/>
    <w:rsid w:val="00B12A53"/>
    <w:rsid w:val="00B12DF0"/>
    <w:rsid w:val="00B13388"/>
    <w:rsid w:val="00B13808"/>
    <w:rsid w:val="00B13831"/>
    <w:rsid w:val="00B13B34"/>
    <w:rsid w:val="00B13C1A"/>
    <w:rsid w:val="00B13DAC"/>
    <w:rsid w:val="00B13EB9"/>
    <w:rsid w:val="00B14341"/>
    <w:rsid w:val="00B14C41"/>
    <w:rsid w:val="00B14E41"/>
    <w:rsid w:val="00B14E53"/>
    <w:rsid w:val="00B15CCF"/>
    <w:rsid w:val="00B166A3"/>
    <w:rsid w:val="00B16BA6"/>
    <w:rsid w:val="00B16C19"/>
    <w:rsid w:val="00B172D9"/>
    <w:rsid w:val="00B173FB"/>
    <w:rsid w:val="00B177E0"/>
    <w:rsid w:val="00B2057C"/>
    <w:rsid w:val="00B206FA"/>
    <w:rsid w:val="00B20700"/>
    <w:rsid w:val="00B2073C"/>
    <w:rsid w:val="00B207D1"/>
    <w:rsid w:val="00B21593"/>
    <w:rsid w:val="00B2169C"/>
    <w:rsid w:val="00B218C6"/>
    <w:rsid w:val="00B21EC4"/>
    <w:rsid w:val="00B22800"/>
    <w:rsid w:val="00B2392C"/>
    <w:rsid w:val="00B23C9F"/>
    <w:rsid w:val="00B24551"/>
    <w:rsid w:val="00B247F7"/>
    <w:rsid w:val="00B24CBC"/>
    <w:rsid w:val="00B24DCC"/>
    <w:rsid w:val="00B25085"/>
    <w:rsid w:val="00B25093"/>
    <w:rsid w:val="00B2563E"/>
    <w:rsid w:val="00B25AA3"/>
    <w:rsid w:val="00B25AC2"/>
    <w:rsid w:val="00B25F5F"/>
    <w:rsid w:val="00B26513"/>
    <w:rsid w:val="00B2692B"/>
    <w:rsid w:val="00B26A1A"/>
    <w:rsid w:val="00B26E2E"/>
    <w:rsid w:val="00B2740A"/>
    <w:rsid w:val="00B277C1"/>
    <w:rsid w:val="00B27D29"/>
    <w:rsid w:val="00B27DC1"/>
    <w:rsid w:val="00B3010C"/>
    <w:rsid w:val="00B30A63"/>
    <w:rsid w:val="00B30BF4"/>
    <w:rsid w:val="00B30C25"/>
    <w:rsid w:val="00B30F43"/>
    <w:rsid w:val="00B30F4A"/>
    <w:rsid w:val="00B30F95"/>
    <w:rsid w:val="00B312DF"/>
    <w:rsid w:val="00B316A2"/>
    <w:rsid w:val="00B31AC9"/>
    <w:rsid w:val="00B31FC0"/>
    <w:rsid w:val="00B32509"/>
    <w:rsid w:val="00B32948"/>
    <w:rsid w:val="00B32EC1"/>
    <w:rsid w:val="00B33298"/>
    <w:rsid w:val="00B33445"/>
    <w:rsid w:val="00B33691"/>
    <w:rsid w:val="00B338B8"/>
    <w:rsid w:val="00B33B37"/>
    <w:rsid w:val="00B33CF7"/>
    <w:rsid w:val="00B33F3D"/>
    <w:rsid w:val="00B33FA5"/>
    <w:rsid w:val="00B34128"/>
    <w:rsid w:val="00B342AD"/>
    <w:rsid w:val="00B349D4"/>
    <w:rsid w:val="00B34CBF"/>
    <w:rsid w:val="00B34D44"/>
    <w:rsid w:val="00B34D53"/>
    <w:rsid w:val="00B34DE8"/>
    <w:rsid w:val="00B3573D"/>
    <w:rsid w:val="00B35B2F"/>
    <w:rsid w:val="00B35E75"/>
    <w:rsid w:val="00B360FE"/>
    <w:rsid w:val="00B3634F"/>
    <w:rsid w:val="00B368C9"/>
    <w:rsid w:val="00B36D6F"/>
    <w:rsid w:val="00B373E1"/>
    <w:rsid w:val="00B3767C"/>
    <w:rsid w:val="00B378DB"/>
    <w:rsid w:val="00B3792D"/>
    <w:rsid w:val="00B40012"/>
    <w:rsid w:val="00B40370"/>
    <w:rsid w:val="00B40BED"/>
    <w:rsid w:val="00B40DBF"/>
    <w:rsid w:val="00B41098"/>
    <w:rsid w:val="00B41611"/>
    <w:rsid w:val="00B417A5"/>
    <w:rsid w:val="00B41B8E"/>
    <w:rsid w:val="00B41BF8"/>
    <w:rsid w:val="00B41D42"/>
    <w:rsid w:val="00B422D8"/>
    <w:rsid w:val="00B42B34"/>
    <w:rsid w:val="00B42E47"/>
    <w:rsid w:val="00B42FB6"/>
    <w:rsid w:val="00B4354F"/>
    <w:rsid w:val="00B43E87"/>
    <w:rsid w:val="00B440DD"/>
    <w:rsid w:val="00B4429E"/>
    <w:rsid w:val="00B44500"/>
    <w:rsid w:val="00B44DA7"/>
    <w:rsid w:val="00B45180"/>
    <w:rsid w:val="00B452C9"/>
    <w:rsid w:val="00B454D3"/>
    <w:rsid w:val="00B45787"/>
    <w:rsid w:val="00B4580B"/>
    <w:rsid w:val="00B45F19"/>
    <w:rsid w:val="00B46795"/>
    <w:rsid w:val="00B46833"/>
    <w:rsid w:val="00B468E2"/>
    <w:rsid w:val="00B4695C"/>
    <w:rsid w:val="00B47140"/>
    <w:rsid w:val="00B4719E"/>
    <w:rsid w:val="00B477B8"/>
    <w:rsid w:val="00B47BAD"/>
    <w:rsid w:val="00B503D1"/>
    <w:rsid w:val="00B50C10"/>
    <w:rsid w:val="00B50C39"/>
    <w:rsid w:val="00B51163"/>
    <w:rsid w:val="00B51803"/>
    <w:rsid w:val="00B519C3"/>
    <w:rsid w:val="00B5273F"/>
    <w:rsid w:val="00B52831"/>
    <w:rsid w:val="00B52D20"/>
    <w:rsid w:val="00B53220"/>
    <w:rsid w:val="00B53253"/>
    <w:rsid w:val="00B53DAB"/>
    <w:rsid w:val="00B53F83"/>
    <w:rsid w:val="00B540A2"/>
    <w:rsid w:val="00B541B1"/>
    <w:rsid w:val="00B542C2"/>
    <w:rsid w:val="00B54AC6"/>
    <w:rsid w:val="00B54B13"/>
    <w:rsid w:val="00B55B06"/>
    <w:rsid w:val="00B56B3B"/>
    <w:rsid w:val="00B56C2F"/>
    <w:rsid w:val="00B56F26"/>
    <w:rsid w:val="00B5717D"/>
    <w:rsid w:val="00B6006E"/>
    <w:rsid w:val="00B602C9"/>
    <w:rsid w:val="00B6071D"/>
    <w:rsid w:val="00B60A8D"/>
    <w:rsid w:val="00B60CEC"/>
    <w:rsid w:val="00B60EFA"/>
    <w:rsid w:val="00B60FE9"/>
    <w:rsid w:val="00B610C3"/>
    <w:rsid w:val="00B616B6"/>
    <w:rsid w:val="00B61A16"/>
    <w:rsid w:val="00B61A73"/>
    <w:rsid w:val="00B61E05"/>
    <w:rsid w:val="00B6228A"/>
    <w:rsid w:val="00B6266B"/>
    <w:rsid w:val="00B629D7"/>
    <w:rsid w:val="00B62BD4"/>
    <w:rsid w:val="00B62EAD"/>
    <w:rsid w:val="00B6308E"/>
    <w:rsid w:val="00B63320"/>
    <w:rsid w:val="00B63790"/>
    <w:rsid w:val="00B637F4"/>
    <w:rsid w:val="00B6394A"/>
    <w:rsid w:val="00B63A57"/>
    <w:rsid w:val="00B63A5E"/>
    <w:rsid w:val="00B63DEA"/>
    <w:rsid w:val="00B63EAC"/>
    <w:rsid w:val="00B63F6B"/>
    <w:rsid w:val="00B641FC"/>
    <w:rsid w:val="00B64644"/>
    <w:rsid w:val="00B648F6"/>
    <w:rsid w:val="00B64AC3"/>
    <w:rsid w:val="00B65269"/>
    <w:rsid w:val="00B65356"/>
    <w:rsid w:val="00B65860"/>
    <w:rsid w:val="00B65A0A"/>
    <w:rsid w:val="00B65E6D"/>
    <w:rsid w:val="00B662DB"/>
    <w:rsid w:val="00B662F7"/>
    <w:rsid w:val="00B6645C"/>
    <w:rsid w:val="00B66B4E"/>
    <w:rsid w:val="00B66E85"/>
    <w:rsid w:val="00B66FB6"/>
    <w:rsid w:val="00B6710F"/>
    <w:rsid w:val="00B6758E"/>
    <w:rsid w:val="00B675AA"/>
    <w:rsid w:val="00B7015B"/>
    <w:rsid w:val="00B70403"/>
    <w:rsid w:val="00B70748"/>
    <w:rsid w:val="00B70979"/>
    <w:rsid w:val="00B70E5B"/>
    <w:rsid w:val="00B71481"/>
    <w:rsid w:val="00B71A32"/>
    <w:rsid w:val="00B71C7B"/>
    <w:rsid w:val="00B7247E"/>
    <w:rsid w:val="00B72A7D"/>
    <w:rsid w:val="00B734B9"/>
    <w:rsid w:val="00B736E1"/>
    <w:rsid w:val="00B73BD8"/>
    <w:rsid w:val="00B73DCA"/>
    <w:rsid w:val="00B73E3B"/>
    <w:rsid w:val="00B74153"/>
    <w:rsid w:val="00B743F1"/>
    <w:rsid w:val="00B74448"/>
    <w:rsid w:val="00B746D9"/>
    <w:rsid w:val="00B74D7D"/>
    <w:rsid w:val="00B75B0F"/>
    <w:rsid w:val="00B75C65"/>
    <w:rsid w:val="00B75FEC"/>
    <w:rsid w:val="00B762B0"/>
    <w:rsid w:val="00B7681B"/>
    <w:rsid w:val="00B76B09"/>
    <w:rsid w:val="00B76C01"/>
    <w:rsid w:val="00B76F72"/>
    <w:rsid w:val="00B80346"/>
    <w:rsid w:val="00B80B1B"/>
    <w:rsid w:val="00B80CD8"/>
    <w:rsid w:val="00B812DE"/>
    <w:rsid w:val="00B81FC8"/>
    <w:rsid w:val="00B82A82"/>
    <w:rsid w:val="00B83219"/>
    <w:rsid w:val="00B83262"/>
    <w:rsid w:val="00B83334"/>
    <w:rsid w:val="00B8353A"/>
    <w:rsid w:val="00B83D16"/>
    <w:rsid w:val="00B83E57"/>
    <w:rsid w:val="00B840BA"/>
    <w:rsid w:val="00B841D8"/>
    <w:rsid w:val="00B84C89"/>
    <w:rsid w:val="00B85349"/>
    <w:rsid w:val="00B85A2E"/>
    <w:rsid w:val="00B865AF"/>
    <w:rsid w:val="00B8697D"/>
    <w:rsid w:val="00B86CC7"/>
    <w:rsid w:val="00B87155"/>
    <w:rsid w:val="00B8735F"/>
    <w:rsid w:val="00B87527"/>
    <w:rsid w:val="00B87A97"/>
    <w:rsid w:val="00B87C42"/>
    <w:rsid w:val="00B87DD2"/>
    <w:rsid w:val="00B87EEA"/>
    <w:rsid w:val="00B901A7"/>
    <w:rsid w:val="00B9070D"/>
    <w:rsid w:val="00B90723"/>
    <w:rsid w:val="00B907E7"/>
    <w:rsid w:val="00B9119E"/>
    <w:rsid w:val="00B91F99"/>
    <w:rsid w:val="00B920F3"/>
    <w:rsid w:val="00B92800"/>
    <w:rsid w:val="00B92BC2"/>
    <w:rsid w:val="00B92E23"/>
    <w:rsid w:val="00B93518"/>
    <w:rsid w:val="00B9394A"/>
    <w:rsid w:val="00B941EC"/>
    <w:rsid w:val="00B94721"/>
    <w:rsid w:val="00B94896"/>
    <w:rsid w:val="00B94A0E"/>
    <w:rsid w:val="00B94A20"/>
    <w:rsid w:val="00B94FD6"/>
    <w:rsid w:val="00B95B2C"/>
    <w:rsid w:val="00B95FB9"/>
    <w:rsid w:val="00B96037"/>
    <w:rsid w:val="00B962EA"/>
    <w:rsid w:val="00B9641C"/>
    <w:rsid w:val="00B964D4"/>
    <w:rsid w:val="00B9669E"/>
    <w:rsid w:val="00B96E1D"/>
    <w:rsid w:val="00B96E2F"/>
    <w:rsid w:val="00B9764E"/>
    <w:rsid w:val="00B97AE5"/>
    <w:rsid w:val="00B97B3D"/>
    <w:rsid w:val="00B97DE6"/>
    <w:rsid w:val="00BA011B"/>
    <w:rsid w:val="00BA0146"/>
    <w:rsid w:val="00BA0884"/>
    <w:rsid w:val="00BA0E0F"/>
    <w:rsid w:val="00BA15D2"/>
    <w:rsid w:val="00BA162A"/>
    <w:rsid w:val="00BA2011"/>
    <w:rsid w:val="00BA289F"/>
    <w:rsid w:val="00BA2EA9"/>
    <w:rsid w:val="00BA3E26"/>
    <w:rsid w:val="00BA3FB3"/>
    <w:rsid w:val="00BA4433"/>
    <w:rsid w:val="00BA4B0E"/>
    <w:rsid w:val="00BA4F32"/>
    <w:rsid w:val="00BA512D"/>
    <w:rsid w:val="00BA59A3"/>
    <w:rsid w:val="00BA5E1C"/>
    <w:rsid w:val="00BA710C"/>
    <w:rsid w:val="00BA74B4"/>
    <w:rsid w:val="00BA75DA"/>
    <w:rsid w:val="00BA79A5"/>
    <w:rsid w:val="00BA79BE"/>
    <w:rsid w:val="00BA7A68"/>
    <w:rsid w:val="00BA7ABC"/>
    <w:rsid w:val="00BA7DD3"/>
    <w:rsid w:val="00BB05F8"/>
    <w:rsid w:val="00BB0B69"/>
    <w:rsid w:val="00BB1F23"/>
    <w:rsid w:val="00BB203F"/>
    <w:rsid w:val="00BB2D78"/>
    <w:rsid w:val="00BB3925"/>
    <w:rsid w:val="00BB3B0A"/>
    <w:rsid w:val="00BB3C85"/>
    <w:rsid w:val="00BB4052"/>
    <w:rsid w:val="00BB46AB"/>
    <w:rsid w:val="00BB4CC3"/>
    <w:rsid w:val="00BB5764"/>
    <w:rsid w:val="00BB5AD5"/>
    <w:rsid w:val="00BB690E"/>
    <w:rsid w:val="00BB6BA3"/>
    <w:rsid w:val="00BB6E1E"/>
    <w:rsid w:val="00BB71BA"/>
    <w:rsid w:val="00BB730D"/>
    <w:rsid w:val="00BB7999"/>
    <w:rsid w:val="00BC0388"/>
    <w:rsid w:val="00BC0410"/>
    <w:rsid w:val="00BC04C4"/>
    <w:rsid w:val="00BC0B4F"/>
    <w:rsid w:val="00BC0D3E"/>
    <w:rsid w:val="00BC1591"/>
    <w:rsid w:val="00BC1646"/>
    <w:rsid w:val="00BC16EC"/>
    <w:rsid w:val="00BC1703"/>
    <w:rsid w:val="00BC2512"/>
    <w:rsid w:val="00BC29D8"/>
    <w:rsid w:val="00BC350B"/>
    <w:rsid w:val="00BC3584"/>
    <w:rsid w:val="00BC35DB"/>
    <w:rsid w:val="00BC3A47"/>
    <w:rsid w:val="00BC3D37"/>
    <w:rsid w:val="00BC47E0"/>
    <w:rsid w:val="00BC50B8"/>
    <w:rsid w:val="00BC5AC5"/>
    <w:rsid w:val="00BC5DDE"/>
    <w:rsid w:val="00BC5DDF"/>
    <w:rsid w:val="00BC683C"/>
    <w:rsid w:val="00BC6B95"/>
    <w:rsid w:val="00BC6BCE"/>
    <w:rsid w:val="00BC6FE8"/>
    <w:rsid w:val="00BC702E"/>
    <w:rsid w:val="00BC7A7D"/>
    <w:rsid w:val="00BC7CAA"/>
    <w:rsid w:val="00BD00A4"/>
    <w:rsid w:val="00BD07ED"/>
    <w:rsid w:val="00BD0A4F"/>
    <w:rsid w:val="00BD0EA7"/>
    <w:rsid w:val="00BD1BB2"/>
    <w:rsid w:val="00BD1D79"/>
    <w:rsid w:val="00BD2BCE"/>
    <w:rsid w:val="00BD37AB"/>
    <w:rsid w:val="00BD540D"/>
    <w:rsid w:val="00BD59EC"/>
    <w:rsid w:val="00BD5FD7"/>
    <w:rsid w:val="00BD65A3"/>
    <w:rsid w:val="00BD6611"/>
    <w:rsid w:val="00BD6733"/>
    <w:rsid w:val="00BD6851"/>
    <w:rsid w:val="00BD6BD6"/>
    <w:rsid w:val="00BD71D8"/>
    <w:rsid w:val="00BD72C8"/>
    <w:rsid w:val="00BD783E"/>
    <w:rsid w:val="00BD7C3C"/>
    <w:rsid w:val="00BD7C6A"/>
    <w:rsid w:val="00BE0257"/>
    <w:rsid w:val="00BE0402"/>
    <w:rsid w:val="00BE07B0"/>
    <w:rsid w:val="00BE0AA3"/>
    <w:rsid w:val="00BE0B18"/>
    <w:rsid w:val="00BE0C0B"/>
    <w:rsid w:val="00BE10D1"/>
    <w:rsid w:val="00BE201C"/>
    <w:rsid w:val="00BE202B"/>
    <w:rsid w:val="00BE21D6"/>
    <w:rsid w:val="00BE30DC"/>
    <w:rsid w:val="00BE33F4"/>
    <w:rsid w:val="00BE3960"/>
    <w:rsid w:val="00BE3C56"/>
    <w:rsid w:val="00BE3F86"/>
    <w:rsid w:val="00BE4689"/>
    <w:rsid w:val="00BE492A"/>
    <w:rsid w:val="00BE4990"/>
    <w:rsid w:val="00BE4BDA"/>
    <w:rsid w:val="00BE544D"/>
    <w:rsid w:val="00BE56FC"/>
    <w:rsid w:val="00BE5B24"/>
    <w:rsid w:val="00BE5CBC"/>
    <w:rsid w:val="00BE63AF"/>
    <w:rsid w:val="00BE63F2"/>
    <w:rsid w:val="00BE655E"/>
    <w:rsid w:val="00BE6649"/>
    <w:rsid w:val="00BE6825"/>
    <w:rsid w:val="00BE6D04"/>
    <w:rsid w:val="00BE729F"/>
    <w:rsid w:val="00BE7434"/>
    <w:rsid w:val="00BE7D48"/>
    <w:rsid w:val="00BE7FD8"/>
    <w:rsid w:val="00BF0288"/>
    <w:rsid w:val="00BF05B6"/>
    <w:rsid w:val="00BF0975"/>
    <w:rsid w:val="00BF0ED7"/>
    <w:rsid w:val="00BF12CB"/>
    <w:rsid w:val="00BF13D6"/>
    <w:rsid w:val="00BF1625"/>
    <w:rsid w:val="00BF19BE"/>
    <w:rsid w:val="00BF1B84"/>
    <w:rsid w:val="00BF1DD9"/>
    <w:rsid w:val="00BF273E"/>
    <w:rsid w:val="00BF2E1B"/>
    <w:rsid w:val="00BF303C"/>
    <w:rsid w:val="00BF3117"/>
    <w:rsid w:val="00BF3411"/>
    <w:rsid w:val="00BF3A4C"/>
    <w:rsid w:val="00BF3C2A"/>
    <w:rsid w:val="00BF3C59"/>
    <w:rsid w:val="00BF3DE9"/>
    <w:rsid w:val="00BF40E9"/>
    <w:rsid w:val="00BF522B"/>
    <w:rsid w:val="00BF5244"/>
    <w:rsid w:val="00BF56CF"/>
    <w:rsid w:val="00BF5794"/>
    <w:rsid w:val="00BF59E5"/>
    <w:rsid w:val="00BF5BD6"/>
    <w:rsid w:val="00BF5E5D"/>
    <w:rsid w:val="00BF6563"/>
    <w:rsid w:val="00BF7315"/>
    <w:rsid w:val="00BF78BA"/>
    <w:rsid w:val="00C00773"/>
    <w:rsid w:val="00C00915"/>
    <w:rsid w:val="00C00A34"/>
    <w:rsid w:val="00C00A76"/>
    <w:rsid w:val="00C015DD"/>
    <w:rsid w:val="00C01708"/>
    <w:rsid w:val="00C017C1"/>
    <w:rsid w:val="00C01808"/>
    <w:rsid w:val="00C019BA"/>
    <w:rsid w:val="00C01E05"/>
    <w:rsid w:val="00C020A9"/>
    <w:rsid w:val="00C02B52"/>
    <w:rsid w:val="00C03292"/>
    <w:rsid w:val="00C0415C"/>
    <w:rsid w:val="00C045F1"/>
    <w:rsid w:val="00C04717"/>
    <w:rsid w:val="00C04964"/>
    <w:rsid w:val="00C04B42"/>
    <w:rsid w:val="00C051AA"/>
    <w:rsid w:val="00C0583F"/>
    <w:rsid w:val="00C05F2E"/>
    <w:rsid w:val="00C06372"/>
    <w:rsid w:val="00C064C8"/>
    <w:rsid w:val="00C06ACB"/>
    <w:rsid w:val="00C06D87"/>
    <w:rsid w:val="00C0744C"/>
    <w:rsid w:val="00C07863"/>
    <w:rsid w:val="00C07C6D"/>
    <w:rsid w:val="00C1051E"/>
    <w:rsid w:val="00C10A72"/>
    <w:rsid w:val="00C1144D"/>
    <w:rsid w:val="00C11505"/>
    <w:rsid w:val="00C119DA"/>
    <w:rsid w:val="00C11E5A"/>
    <w:rsid w:val="00C12F9D"/>
    <w:rsid w:val="00C13434"/>
    <w:rsid w:val="00C13E33"/>
    <w:rsid w:val="00C13E55"/>
    <w:rsid w:val="00C142A6"/>
    <w:rsid w:val="00C14E3B"/>
    <w:rsid w:val="00C14F60"/>
    <w:rsid w:val="00C16222"/>
    <w:rsid w:val="00C167E9"/>
    <w:rsid w:val="00C169C9"/>
    <w:rsid w:val="00C16EC2"/>
    <w:rsid w:val="00C16FE9"/>
    <w:rsid w:val="00C17762"/>
    <w:rsid w:val="00C179EF"/>
    <w:rsid w:val="00C17C94"/>
    <w:rsid w:val="00C17E9F"/>
    <w:rsid w:val="00C20160"/>
    <w:rsid w:val="00C20223"/>
    <w:rsid w:val="00C2034C"/>
    <w:rsid w:val="00C20870"/>
    <w:rsid w:val="00C20960"/>
    <w:rsid w:val="00C213BD"/>
    <w:rsid w:val="00C218B4"/>
    <w:rsid w:val="00C21928"/>
    <w:rsid w:val="00C22110"/>
    <w:rsid w:val="00C22146"/>
    <w:rsid w:val="00C227FA"/>
    <w:rsid w:val="00C22C80"/>
    <w:rsid w:val="00C231D9"/>
    <w:rsid w:val="00C2389B"/>
    <w:rsid w:val="00C23C2B"/>
    <w:rsid w:val="00C23CE4"/>
    <w:rsid w:val="00C24200"/>
    <w:rsid w:val="00C24715"/>
    <w:rsid w:val="00C24812"/>
    <w:rsid w:val="00C24EF5"/>
    <w:rsid w:val="00C24F3F"/>
    <w:rsid w:val="00C25034"/>
    <w:rsid w:val="00C2540F"/>
    <w:rsid w:val="00C26D1D"/>
    <w:rsid w:val="00C275AE"/>
    <w:rsid w:val="00C27CD6"/>
    <w:rsid w:val="00C303A4"/>
    <w:rsid w:val="00C30416"/>
    <w:rsid w:val="00C30725"/>
    <w:rsid w:val="00C30A95"/>
    <w:rsid w:val="00C30EA8"/>
    <w:rsid w:val="00C316CA"/>
    <w:rsid w:val="00C322B7"/>
    <w:rsid w:val="00C3235D"/>
    <w:rsid w:val="00C325B6"/>
    <w:rsid w:val="00C3260B"/>
    <w:rsid w:val="00C32907"/>
    <w:rsid w:val="00C32C5F"/>
    <w:rsid w:val="00C33005"/>
    <w:rsid w:val="00C33CF3"/>
    <w:rsid w:val="00C34267"/>
    <w:rsid w:val="00C342C4"/>
    <w:rsid w:val="00C34606"/>
    <w:rsid w:val="00C347FD"/>
    <w:rsid w:val="00C348C6"/>
    <w:rsid w:val="00C348CB"/>
    <w:rsid w:val="00C34B48"/>
    <w:rsid w:val="00C3520B"/>
    <w:rsid w:val="00C356E8"/>
    <w:rsid w:val="00C3598C"/>
    <w:rsid w:val="00C35EE0"/>
    <w:rsid w:val="00C361A9"/>
    <w:rsid w:val="00C3664A"/>
    <w:rsid w:val="00C36657"/>
    <w:rsid w:val="00C36FDC"/>
    <w:rsid w:val="00C3770D"/>
    <w:rsid w:val="00C37A07"/>
    <w:rsid w:val="00C37A65"/>
    <w:rsid w:val="00C40486"/>
    <w:rsid w:val="00C40C62"/>
    <w:rsid w:val="00C40EB9"/>
    <w:rsid w:val="00C414A5"/>
    <w:rsid w:val="00C41539"/>
    <w:rsid w:val="00C4194C"/>
    <w:rsid w:val="00C41ABD"/>
    <w:rsid w:val="00C41EBF"/>
    <w:rsid w:val="00C41F04"/>
    <w:rsid w:val="00C44380"/>
    <w:rsid w:val="00C44F0F"/>
    <w:rsid w:val="00C44FB0"/>
    <w:rsid w:val="00C451BC"/>
    <w:rsid w:val="00C454F6"/>
    <w:rsid w:val="00C45621"/>
    <w:rsid w:val="00C45699"/>
    <w:rsid w:val="00C4655E"/>
    <w:rsid w:val="00C46624"/>
    <w:rsid w:val="00C467BE"/>
    <w:rsid w:val="00C46835"/>
    <w:rsid w:val="00C47834"/>
    <w:rsid w:val="00C50035"/>
    <w:rsid w:val="00C500D0"/>
    <w:rsid w:val="00C502B0"/>
    <w:rsid w:val="00C50552"/>
    <w:rsid w:val="00C505C2"/>
    <w:rsid w:val="00C5195B"/>
    <w:rsid w:val="00C51F6C"/>
    <w:rsid w:val="00C524E1"/>
    <w:rsid w:val="00C52F66"/>
    <w:rsid w:val="00C53302"/>
    <w:rsid w:val="00C539A1"/>
    <w:rsid w:val="00C53AED"/>
    <w:rsid w:val="00C53D06"/>
    <w:rsid w:val="00C541A4"/>
    <w:rsid w:val="00C54900"/>
    <w:rsid w:val="00C549E5"/>
    <w:rsid w:val="00C54B45"/>
    <w:rsid w:val="00C55669"/>
    <w:rsid w:val="00C5593A"/>
    <w:rsid w:val="00C55ABD"/>
    <w:rsid w:val="00C55F4A"/>
    <w:rsid w:val="00C56105"/>
    <w:rsid w:val="00C564C9"/>
    <w:rsid w:val="00C569A2"/>
    <w:rsid w:val="00C56D7D"/>
    <w:rsid w:val="00C56EF2"/>
    <w:rsid w:val="00C579B9"/>
    <w:rsid w:val="00C57AEC"/>
    <w:rsid w:val="00C57BFC"/>
    <w:rsid w:val="00C60927"/>
    <w:rsid w:val="00C60CED"/>
    <w:rsid w:val="00C60E06"/>
    <w:rsid w:val="00C6177C"/>
    <w:rsid w:val="00C62838"/>
    <w:rsid w:val="00C62985"/>
    <w:rsid w:val="00C62FAE"/>
    <w:rsid w:val="00C63244"/>
    <w:rsid w:val="00C63F6B"/>
    <w:rsid w:val="00C63F83"/>
    <w:rsid w:val="00C64757"/>
    <w:rsid w:val="00C64BA6"/>
    <w:rsid w:val="00C655B3"/>
    <w:rsid w:val="00C65D28"/>
    <w:rsid w:val="00C662EC"/>
    <w:rsid w:val="00C665F4"/>
    <w:rsid w:val="00C66638"/>
    <w:rsid w:val="00C6682B"/>
    <w:rsid w:val="00C66C7A"/>
    <w:rsid w:val="00C670A7"/>
    <w:rsid w:val="00C67898"/>
    <w:rsid w:val="00C67A3A"/>
    <w:rsid w:val="00C70A15"/>
    <w:rsid w:val="00C70C5B"/>
    <w:rsid w:val="00C7128B"/>
    <w:rsid w:val="00C7128D"/>
    <w:rsid w:val="00C71344"/>
    <w:rsid w:val="00C713D7"/>
    <w:rsid w:val="00C7150C"/>
    <w:rsid w:val="00C72087"/>
    <w:rsid w:val="00C7260B"/>
    <w:rsid w:val="00C72629"/>
    <w:rsid w:val="00C736AC"/>
    <w:rsid w:val="00C73D1C"/>
    <w:rsid w:val="00C73DA5"/>
    <w:rsid w:val="00C7408A"/>
    <w:rsid w:val="00C74308"/>
    <w:rsid w:val="00C747C7"/>
    <w:rsid w:val="00C74983"/>
    <w:rsid w:val="00C74A9A"/>
    <w:rsid w:val="00C74EE6"/>
    <w:rsid w:val="00C75F3B"/>
    <w:rsid w:val="00C75FF4"/>
    <w:rsid w:val="00C76910"/>
    <w:rsid w:val="00C7695D"/>
    <w:rsid w:val="00C77012"/>
    <w:rsid w:val="00C77601"/>
    <w:rsid w:val="00C77B1B"/>
    <w:rsid w:val="00C77C0F"/>
    <w:rsid w:val="00C801A9"/>
    <w:rsid w:val="00C807BC"/>
    <w:rsid w:val="00C809B6"/>
    <w:rsid w:val="00C810B3"/>
    <w:rsid w:val="00C812A0"/>
    <w:rsid w:val="00C81753"/>
    <w:rsid w:val="00C81967"/>
    <w:rsid w:val="00C81E70"/>
    <w:rsid w:val="00C82810"/>
    <w:rsid w:val="00C82A32"/>
    <w:rsid w:val="00C82F78"/>
    <w:rsid w:val="00C831AE"/>
    <w:rsid w:val="00C83622"/>
    <w:rsid w:val="00C83934"/>
    <w:rsid w:val="00C83963"/>
    <w:rsid w:val="00C83B37"/>
    <w:rsid w:val="00C83DB0"/>
    <w:rsid w:val="00C83E3D"/>
    <w:rsid w:val="00C8434C"/>
    <w:rsid w:val="00C8553A"/>
    <w:rsid w:val="00C855C7"/>
    <w:rsid w:val="00C856D9"/>
    <w:rsid w:val="00C85A07"/>
    <w:rsid w:val="00C85CD1"/>
    <w:rsid w:val="00C861B1"/>
    <w:rsid w:val="00C861F5"/>
    <w:rsid w:val="00C8664A"/>
    <w:rsid w:val="00C8688D"/>
    <w:rsid w:val="00C86C2D"/>
    <w:rsid w:val="00C86DED"/>
    <w:rsid w:val="00C86F58"/>
    <w:rsid w:val="00C8751F"/>
    <w:rsid w:val="00C87641"/>
    <w:rsid w:val="00C87883"/>
    <w:rsid w:val="00C87991"/>
    <w:rsid w:val="00C87D73"/>
    <w:rsid w:val="00C87E96"/>
    <w:rsid w:val="00C9048C"/>
    <w:rsid w:val="00C907E9"/>
    <w:rsid w:val="00C90C05"/>
    <w:rsid w:val="00C90C76"/>
    <w:rsid w:val="00C91783"/>
    <w:rsid w:val="00C91EC1"/>
    <w:rsid w:val="00C91F83"/>
    <w:rsid w:val="00C92035"/>
    <w:rsid w:val="00C920AE"/>
    <w:rsid w:val="00C9228F"/>
    <w:rsid w:val="00C922B9"/>
    <w:rsid w:val="00C92726"/>
    <w:rsid w:val="00C9287A"/>
    <w:rsid w:val="00C92BDF"/>
    <w:rsid w:val="00C92C5A"/>
    <w:rsid w:val="00C9331A"/>
    <w:rsid w:val="00C933C8"/>
    <w:rsid w:val="00C9358C"/>
    <w:rsid w:val="00C93599"/>
    <w:rsid w:val="00C93733"/>
    <w:rsid w:val="00C945F5"/>
    <w:rsid w:val="00C94B43"/>
    <w:rsid w:val="00C95093"/>
    <w:rsid w:val="00C956DE"/>
    <w:rsid w:val="00C95D2E"/>
    <w:rsid w:val="00C95EF5"/>
    <w:rsid w:val="00C964E3"/>
    <w:rsid w:val="00C96C46"/>
    <w:rsid w:val="00C97661"/>
    <w:rsid w:val="00C976C6"/>
    <w:rsid w:val="00C977AC"/>
    <w:rsid w:val="00C97D22"/>
    <w:rsid w:val="00CA0654"/>
    <w:rsid w:val="00CA0983"/>
    <w:rsid w:val="00CA0C12"/>
    <w:rsid w:val="00CA1223"/>
    <w:rsid w:val="00CA1601"/>
    <w:rsid w:val="00CA1B1B"/>
    <w:rsid w:val="00CA1DB1"/>
    <w:rsid w:val="00CA1ECE"/>
    <w:rsid w:val="00CA23FF"/>
    <w:rsid w:val="00CA248D"/>
    <w:rsid w:val="00CA2680"/>
    <w:rsid w:val="00CA2765"/>
    <w:rsid w:val="00CA279B"/>
    <w:rsid w:val="00CA3268"/>
    <w:rsid w:val="00CA338C"/>
    <w:rsid w:val="00CA3E3F"/>
    <w:rsid w:val="00CA3EEA"/>
    <w:rsid w:val="00CA3F36"/>
    <w:rsid w:val="00CA472F"/>
    <w:rsid w:val="00CA5251"/>
    <w:rsid w:val="00CA52CE"/>
    <w:rsid w:val="00CA53CB"/>
    <w:rsid w:val="00CA58A9"/>
    <w:rsid w:val="00CA5A2C"/>
    <w:rsid w:val="00CA5BB0"/>
    <w:rsid w:val="00CA6188"/>
    <w:rsid w:val="00CA65E7"/>
    <w:rsid w:val="00CA6B44"/>
    <w:rsid w:val="00CA6F82"/>
    <w:rsid w:val="00CA708B"/>
    <w:rsid w:val="00CA7577"/>
    <w:rsid w:val="00CA7627"/>
    <w:rsid w:val="00CA77CB"/>
    <w:rsid w:val="00CA7D98"/>
    <w:rsid w:val="00CB0357"/>
    <w:rsid w:val="00CB0B45"/>
    <w:rsid w:val="00CB0E3D"/>
    <w:rsid w:val="00CB0FF6"/>
    <w:rsid w:val="00CB1915"/>
    <w:rsid w:val="00CB19B6"/>
    <w:rsid w:val="00CB268C"/>
    <w:rsid w:val="00CB2A8A"/>
    <w:rsid w:val="00CB2AD5"/>
    <w:rsid w:val="00CB2C48"/>
    <w:rsid w:val="00CB2DC4"/>
    <w:rsid w:val="00CB36FC"/>
    <w:rsid w:val="00CB37FC"/>
    <w:rsid w:val="00CB3D7C"/>
    <w:rsid w:val="00CB3FD5"/>
    <w:rsid w:val="00CB4566"/>
    <w:rsid w:val="00CB4722"/>
    <w:rsid w:val="00CB4939"/>
    <w:rsid w:val="00CB4C98"/>
    <w:rsid w:val="00CB4E77"/>
    <w:rsid w:val="00CB5704"/>
    <w:rsid w:val="00CB571C"/>
    <w:rsid w:val="00CB589A"/>
    <w:rsid w:val="00CB5B21"/>
    <w:rsid w:val="00CB5D43"/>
    <w:rsid w:val="00CB5DB5"/>
    <w:rsid w:val="00CB5DB6"/>
    <w:rsid w:val="00CB61E6"/>
    <w:rsid w:val="00CB6956"/>
    <w:rsid w:val="00CB6E74"/>
    <w:rsid w:val="00CB6F88"/>
    <w:rsid w:val="00CB726D"/>
    <w:rsid w:val="00CB768A"/>
    <w:rsid w:val="00CB773C"/>
    <w:rsid w:val="00CB7B7E"/>
    <w:rsid w:val="00CC0054"/>
    <w:rsid w:val="00CC01D3"/>
    <w:rsid w:val="00CC03E3"/>
    <w:rsid w:val="00CC08C0"/>
    <w:rsid w:val="00CC0E10"/>
    <w:rsid w:val="00CC0ECC"/>
    <w:rsid w:val="00CC1009"/>
    <w:rsid w:val="00CC12C0"/>
    <w:rsid w:val="00CC1558"/>
    <w:rsid w:val="00CC156B"/>
    <w:rsid w:val="00CC15CF"/>
    <w:rsid w:val="00CC175E"/>
    <w:rsid w:val="00CC1942"/>
    <w:rsid w:val="00CC1E76"/>
    <w:rsid w:val="00CC1F47"/>
    <w:rsid w:val="00CC2B06"/>
    <w:rsid w:val="00CC329A"/>
    <w:rsid w:val="00CC32AA"/>
    <w:rsid w:val="00CC3322"/>
    <w:rsid w:val="00CC3451"/>
    <w:rsid w:val="00CC37EA"/>
    <w:rsid w:val="00CC3A89"/>
    <w:rsid w:val="00CC3B8D"/>
    <w:rsid w:val="00CC3F9F"/>
    <w:rsid w:val="00CC472E"/>
    <w:rsid w:val="00CC4992"/>
    <w:rsid w:val="00CC4B6C"/>
    <w:rsid w:val="00CC5884"/>
    <w:rsid w:val="00CC5F62"/>
    <w:rsid w:val="00CC6411"/>
    <w:rsid w:val="00CC6AE8"/>
    <w:rsid w:val="00CC6E12"/>
    <w:rsid w:val="00CC6E67"/>
    <w:rsid w:val="00CC73C1"/>
    <w:rsid w:val="00CC752E"/>
    <w:rsid w:val="00CC78E1"/>
    <w:rsid w:val="00CC7D73"/>
    <w:rsid w:val="00CC7F0A"/>
    <w:rsid w:val="00CC7F71"/>
    <w:rsid w:val="00CD00BD"/>
    <w:rsid w:val="00CD0339"/>
    <w:rsid w:val="00CD04FE"/>
    <w:rsid w:val="00CD0C8E"/>
    <w:rsid w:val="00CD1727"/>
    <w:rsid w:val="00CD1A35"/>
    <w:rsid w:val="00CD1B09"/>
    <w:rsid w:val="00CD1B67"/>
    <w:rsid w:val="00CD1CD3"/>
    <w:rsid w:val="00CD200C"/>
    <w:rsid w:val="00CD20F7"/>
    <w:rsid w:val="00CD23D4"/>
    <w:rsid w:val="00CD2564"/>
    <w:rsid w:val="00CD26F0"/>
    <w:rsid w:val="00CD2C82"/>
    <w:rsid w:val="00CD2F79"/>
    <w:rsid w:val="00CD3854"/>
    <w:rsid w:val="00CD3B0B"/>
    <w:rsid w:val="00CD3CAC"/>
    <w:rsid w:val="00CD4712"/>
    <w:rsid w:val="00CD4E76"/>
    <w:rsid w:val="00CD5ED4"/>
    <w:rsid w:val="00CD5FAE"/>
    <w:rsid w:val="00CD5FB9"/>
    <w:rsid w:val="00CD63EA"/>
    <w:rsid w:val="00CD649D"/>
    <w:rsid w:val="00CD6BD1"/>
    <w:rsid w:val="00CD6D5A"/>
    <w:rsid w:val="00CD75DE"/>
    <w:rsid w:val="00CD7996"/>
    <w:rsid w:val="00CE029C"/>
    <w:rsid w:val="00CE0437"/>
    <w:rsid w:val="00CE13BC"/>
    <w:rsid w:val="00CE19D2"/>
    <w:rsid w:val="00CE1E8C"/>
    <w:rsid w:val="00CE22A4"/>
    <w:rsid w:val="00CE2659"/>
    <w:rsid w:val="00CE27E0"/>
    <w:rsid w:val="00CE2C39"/>
    <w:rsid w:val="00CE394F"/>
    <w:rsid w:val="00CE398A"/>
    <w:rsid w:val="00CE3C4B"/>
    <w:rsid w:val="00CE4689"/>
    <w:rsid w:val="00CE4A62"/>
    <w:rsid w:val="00CE53E3"/>
    <w:rsid w:val="00CE5620"/>
    <w:rsid w:val="00CE56F7"/>
    <w:rsid w:val="00CE5F91"/>
    <w:rsid w:val="00CE6352"/>
    <w:rsid w:val="00CE65C6"/>
    <w:rsid w:val="00CE6A12"/>
    <w:rsid w:val="00CE6D0C"/>
    <w:rsid w:val="00CE6EE6"/>
    <w:rsid w:val="00CE7118"/>
    <w:rsid w:val="00CE74DC"/>
    <w:rsid w:val="00CE7904"/>
    <w:rsid w:val="00CF0A51"/>
    <w:rsid w:val="00CF0BCE"/>
    <w:rsid w:val="00CF1934"/>
    <w:rsid w:val="00CF1D09"/>
    <w:rsid w:val="00CF23EC"/>
    <w:rsid w:val="00CF2708"/>
    <w:rsid w:val="00CF2D8F"/>
    <w:rsid w:val="00CF330B"/>
    <w:rsid w:val="00CF3D29"/>
    <w:rsid w:val="00CF4E1C"/>
    <w:rsid w:val="00CF4E87"/>
    <w:rsid w:val="00CF5526"/>
    <w:rsid w:val="00CF55DF"/>
    <w:rsid w:val="00CF5A21"/>
    <w:rsid w:val="00CF5BF0"/>
    <w:rsid w:val="00CF5E69"/>
    <w:rsid w:val="00CF66DE"/>
    <w:rsid w:val="00CF679A"/>
    <w:rsid w:val="00CF70F4"/>
    <w:rsid w:val="00CF77E5"/>
    <w:rsid w:val="00CF7871"/>
    <w:rsid w:val="00CF7C23"/>
    <w:rsid w:val="00CF7CF3"/>
    <w:rsid w:val="00D0053D"/>
    <w:rsid w:val="00D00635"/>
    <w:rsid w:val="00D009CB"/>
    <w:rsid w:val="00D01132"/>
    <w:rsid w:val="00D01391"/>
    <w:rsid w:val="00D016B2"/>
    <w:rsid w:val="00D017C8"/>
    <w:rsid w:val="00D02131"/>
    <w:rsid w:val="00D026F5"/>
    <w:rsid w:val="00D027E6"/>
    <w:rsid w:val="00D028BD"/>
    <w:rsid w:val="00D02E61"/>
    <w:rsid w:val="00D02EFF"/>
    <w:rsid w:val="00D03DE3"/>
    <w:rsid w:val="00D042E7"/>
    <w:rsid w:val="00D04AE0"/>
    <w:rsid w:val="00D054C6"/>
    <w:rsid w:val="00D0593D"/>
    <w:rsid w:val="00D059D0"/>
    <w:rsid w:val="00D05CFE"/>
    <w:rsid w:val="00D06A0A"/>
    <w:rsid w:val="00D06B21"/>
    <w:rsid w:val="00D06BFD"/>
    <w:rsid w:val="00D06C38"/>
    <w:rsid w:val="00D07406"/>
    <w:rsid w:val="00D074AF"/>
    <w:rsid w:val="00D074BC"/>
    <w:rsid w:val="00D07D88"/>
    <w:rsid w:val="00D07EDB"/>
    <w:rsid w:val="00D104C8"/>
    <w:rsid w:val="00D10B4B"/>
    <w:rsid w:val="00D116AF"/>
    <w:rsid w:val="00D11875"/>
    <w:rsid w:val="00D1208F"/>
    <w:rsid w:val="00D124DE"/>
    <w:rsid w:val="00D12A15"/>
    <w:rsid w:val="00D13220"/>
    <w:rsid w:val="00D132B7"/>
    <w:rsid w:val="00D13364"/>
    <w:rsid w:val="00D1373B"/>
    <w:rsid w:val="00D13917"/>
    <w:rsid w:val="00D13948"/>
    <w:rsid w:val="00D13DF2"/>
    <w:rsid w:val="00D13ED8"/>
    <w:rsid w:val="00D14508"/>
    <w:rsid w:val="00D14560"/>
    <w:rsid w:val="00D1458B"/>
    <w:rsid w:val="00D149EC"/>
    <w:rsid w:val="00D1518D"/>
    <w:rsid w:val="00D155EF"/>
    <w:rsid w:val="00D157F5"/>
    <w:rsid w:val="00D15AFC"/>
    <w:rsid w:val="00D15F00"/>
    <w:rsid w:val="00D16382"/>
    <w:rsid w:val="00D16A31"/>
    <w:rsid w:val="00D16A71"/>
    <w:rsid w:val="00D16D95"/>
    <w:rsid w:val="00D16DB4"/>
    <w:rsid w:val="00D17130"/>
    <w:rsid w:val="00D17264"/>
    <w:rsid w:val="00D17A17"/>
    <w:rsid w:val="00D20E66"/>
    <w:rsid w:val="00D21351"/>
    <w:rsid w:val="00D21478"/>
    <w:rsid w:val="00D21959"/>
    <w:rsid w:val="00D21A55"/>
    <w:rsid w:val="00D21B52"/>
    <w:rsid w:val="00D21ECF"/>
    <w:rsid w:val="00D21F7A"/>
    <w:rsid w:val="00D22545"/>
    <w:rsid w:val="00D22B7C"/>
    <w:rsid w:val="00D22E23"/>
    <w:rsid w:val="00D23716"/>
    <w:rsid w:val="00D239B8"/>
    <w:rsid w:val="00D24C5C"/>
    <w:rsid w:val="00D24F24"/>
    <w:rsid w:val="00D24FD7"/>
    <w:rsid w:val="00D256B9"/>
    <w:rsid w:val="00D25998"/>
    <w:rsid w:val="00D25C65"/>
    <w:rsid w:val="00D25D2F"/>
    <w:rsid w:val="00D25F08"/>
    <w:rsid w:val="00D26093"/>
    <w:rsid w:val="00D26451"/>
    <w:rsid w:val="00D264AC"/>
    <w:rsid w:val="00D26956"/>
    <w:rsid w:val="00D27064"/>
    <w:rsid w:val="00D27363"/>
    <w:rsid w:val="00D27549"/>
    <w:rsid w:val="00D27640"/>
    <w:rsid w:val="00D305C6"/>
    <w:rsid w:val="00D3112C"/>
    <w:rsid w:val="00D31238"/>
    <w:rsid w:val="00D31B34"/>
    <w:rsid w:val="00D31EAA"/>
    <w:rsid w:val="00D322F5"/>
    <w:rsid w:val="00D32C39"/>
    <w:rsid w:val="00D32D9D"/>
    <w:rsid w:val="00D332E5"/>
    <w:rsid w:val="00D333D6"/>
    <w:rsid w:val="00D339B6"/>
    <w:rsid w:val="00D33CAA"/>
    <w:rsid w:val="00D33F91"/>
    <w:rsid w:val="00D34073"/>
    <w:rsid w:val="00D34A47"/>
    <w:rsid w:val="00D34A6F"/>
    <w:rsid w:val="00D34C1B"/>
    <w:rsid w:val="00D34C1D"/>
    <w:rsid w:val="00D34C1E"/>
    <w:rsid w:val="00D34DDD"/>
    <w:rsid w:val="00D34EBC"/>
    <w:rsid w:val="00D35246"/>
    <w:rsid w:val="00D352D7"/>
    <w:rsid w:val="00D353CA"/>
    <w:rsid w:val="00D3656F"/>
    <w:rsid w:val="00D365EE"/>
    <w:rsid w:val="00D37AC6"/>
    <w:rsid w:val="00D40124"/>
    <w:rsid w:val="00D404C8"/>
    <w:rsid w:val="00D40B91"/>
    <w:rsid w:val="00D40B9C"/>
    <w:rsid w:val="00D40BA7"/>
    <w:rsid w:val="00D40C3D"/>
    <w:rsid w:val="00D4126C"/>
    <w:rsid w:val="00D412AA"/>
    <w:rsid w:val="00D41FFF"/>
    <w:rsid w:val="00D4308D"/>
    <w:rsid w:val="00D430F8"/>
    <w:rsid w:val="00D43111"/>
    <w:rsid w:val="00D43330"/>
    <w:rsid w:val="00D433A1"/>
    <w:rsid w:val="00D43577"/>
    <w:rsid w:val="00D43B41"/>
    <w:rsid w:val="00D44293"/>
    <w:rsid w:val="00D44547"/>
    <w:rsid w:val="00D44B07"/>
    <w:rsid w:val="00D44CD9"/>
    <w:rsid w:val="00D44F14"/>
    <w:rsid w:val="00D44F8E"/>
    <w:rsid w:val="00D45108"/>
    <w:rsid w:val="00D451D1"/>
    <w:rsid w:val="00D4537E"/>
    <w:rsid w:val="00D455A1"/>
    <w:rsid w:val="00D457FF"/>
    <w:rsid w:val="00D45DBA"/>
    <w:rsid w:val="00D4662B"/>
    <w:rsid w:val="00D4663A"/>
    <w:rsid w:val="00D46653"/>
    <w:rsid w:val="00D468B3"/>
    <w:rsid w:val="00D476FF"/>
    <w:rsid w:val="00D5004D"/>
    <w:rsid w:val="00D50051"/>
    <w:rsid w:val="00D50055"/>
    <w:rsid w:val="00D50DD0"/>
    <w:rsid w:val="00D512EB"/>
    <w:rsid w:val="00D51A01"/>
    <w:rsid w:val="00D51C46"/>
    <w:rsid w:val="00D51DE4"/>
    <w:rsid w:val="00D52274"/>
    <w:rsid w:val="00D530F8"/>
    <w:rsid w:val="00D532A6"/>
    <w:rsid w:val="00D53566"/>
    <w:rsid w:val="00D53B83"/>
    <w:rsid w:val="00D53BE0"/>
    <w:rsid w:val="00D54376"/>
    <w:rsid w:val="00D54811"/>
    <w:rsid w:val="00D54A01"/>
    <w:rsid w:val="00D54E03"/>
    <w:rsid w:val="00D556F3"/>
    <w:rsid w:val="00D55B1F"/>
    <w:rsid w:val="00D5632D"/>
    <w:rsid w:val="00D56E10"/>
    <w:rsid w:val="00D57112"/>
    <w:rsid w:val="00D5747D"/>
    <w:rsid w:val="00D57711"/>
    <w:rsid w:val="00D57871"/>
    <w:rsid w:val="00D57890"/>
    <w:rsid w:val="00D60B27"/>
    <w:rsid w:val="00D60E72"/>
    <w:rsid w:val="00D61150"/>
    <w:rsid w:val="00D61A15"/>
    <w:rsid w:val="00D61A93"/>
    <w:rsid w:val="00D61AEE"/>
    <w:rsid w:val="00D62292"/>
    <w:rsid w:val="00D62917"/>
    <w:rsid w:val="00D62D7B"/>
    <w:rsid w:val="00D62F72"/>
    <w:rsid w:val="00D63461"/>
    <w:rsid w:val="00D63533"/>
    <w:rsid w:val="00D63693"/>
    <w:rsid w:val="00D64157"/>
    <w:rsid w:val="00D6425F"/>
    <w:rsid w:val="00D644AE"/>
    <w:rsid w:val="00D64789"/>
    <w:rsid w:val="00D64EBF"/>
    <w:rsid w:val="00D64F05"/>
    <w:rsid w:val="00D6561A"/>
    <w:rsid w:val="00D6577F"/>
    <w:rsid w:val="00D659AA"/>
    <w:rsid w:val="00D66197"/>
    <w:rsid w:val="00D665AB"/>
    <w:rsid w:val="00D67DBA"/>
    <w:rsid w:val="00D67E11"/>
    <w:rsid w:val="00D700C1"/>
    <w:rsid w:val="00D7076F"/>
    <w:rsid w:val="00D70A28"/>
    <w:rsid w:val="00D70C3B"/>
    <w:rsid w:val="00D7128D"/>
    <w:rsid w:val="00D7207C"/>
    <w:rsid w:val="00D72890"/>
    <w:rsid w:val="00D72A56"/>
    <w:rsid w:val="00D72EBB"/>
    <w:rsid w:val="00D7321C"/>
    <w:rsid w:val="00D733ED"/>
    <w:rsid w:val="00D73CCB"/>
    <w:rsid w:val="00D741E7"/>
    <w:rsid w:val="00D74D29"/>
    <w:rsid w:val="00D75357"/>
    <w:rsid w:val="00D756E7"/>
    <w:rsid w:val="00D76591"/>
    <w:rsid w:val="00D765D7"/>
    <w:rsid w:val="00D76EB3"/>
    <w:rsid w:val="00D76EC4"/>
    <w:rsid w:val="00D77115"/>
    <w:rsid w:val="00D77447"/>
    <w:rsid w:val="00D775B5"/>
    <w:rsid w:val="00D776C8"/>
    <w:rsid w:val="00D77C9D"/>
    <w:rsid w:val="00D77DAD"/>
    <w:rsid w:val="00D8003B"/>
    <w:rsid w:val="00D8079C"/>
    <w:rsid w:val="00D80956"/>
    <w:rsid w:val="00D809BB"/>
    <w:rsid w:val="00D80ABE"/>
    <w:rsid w:val="00D80BAF"/>
    <w:rsid w:val="00D8112A"/>
    <w:rsid w:val="00D814FD"/>
    <w:rsid w:val="00D81662"/>
    <w:rsid w:val="00D81784"/>
    <w:rsid w:val="00D8221A"/>
    <w:rsid w:val="00D823F0"/>
    <w:rsid w:val="00D82620"/>
    <w:rsid w:val="00D82691"/>
    <w:rsid w:val="00D8275D"/>
    <w:rsid w:val="00D82839"/>
    <w:rsid w:val="00D83072"/>
    <w:rsid w:val="00D830CE"/>
    <w:rsid w:val="00D83800"/>
    <w:rsid w:val="00D83996"/>
    <w:rsid w:val="00D83C0E"/>
    <w:rsid w:val="00D83EB4"/>
    <w:rsid w:val="00D8413B"/>
    <w:rsid w:val="00D84B59"/>
    <w:rsid w:val="00D84C2F"/>
    <w:rsid w:val="00D84C71"/>
    <w:rsid w:val="00D84F1E"/>
    <w:rsid w:val="00D852ED"/>
    <w:rsid w:val="00D85AFF"/>
    <w:rsid w:val="00D85E1F"/>
    <w:rsid w:val="00D863AE"/>
    <w:rsid w:val="00D865A7"/>
    <w:rsid w:val="00D869F5"/>
    <w:rsid w:val="00D9019C"/>
    <w:rsid w:val="00D90A68"/>
    <w:rsid w:val="00D90ABD"/>
    <w:rsid w:val="00D91670"/>
    <w:rsid w:val="00D91888"/>
    <w:rsid w:val="00D91891"/>
    <w:rsid w:val="00D91C54"/>
    <w:rsid w:val="00D9243D"/>
    <w:rsid w:val="00D92554"/>
    <w:rsid w:val="00D9266F"/>
    <w:rsid w:val="00D9269D"/>
    <w:rsid w:val="00D928DC"/>
    <w:rsid w:val="00D936D2"/>
    <w:rsid w:val="00D93B75"/>
    <w:rsid w:val="00D94809"/>
    <w:rsid w:val="00D948C8"/>
    <w:rsid w:val="00D94E17"/>
    <w:rsid w:val="00D9523F"/>
    <w:rsid w:val="00D952E2"/>
    <w:rsid w:val="00D95324"/>
    <w:rsid w:val="00D95647"/>
    <w:rsid w:val="00D95B6C"/>
    <w:rsid w:val="00D95D5E"/>
    <w:rsid w:val="00D96053"/>
    <w:rsid w:val="00D9621B"/>
    <w:rsid w:val="00D96A5A"/>
    <w:rsid w:val="00D97431"/>
    <w:rsid w:val="00DA0161"/>
    <w:rsid w:val="00DA0531"/>
    <w:rsid w:val="00DA07BC"/>
    <w:rsid w:val="00DA0AAD"/>
    <w:rsid w:val="00DA0AB6"/>
    <w:rsid w:val="00DA0E08"/>
    <w:rsid w:val="00DA101B"/>
    <w:rsid w:val="00DA2267"/>
    <w:rsid w:val="00DA25B6"/>
    <w:rsid w:val="00DA274C"/>
    <w:rsid w:val="00DA278A"/>
    <w:rsid w:val="00DA290B"/>
    <w:rsid w:val="00DA319C"/>
    <w:rsid w:val="00DA32EC"/>
    <w:rsid w:val="00DA35DA"/>
    <w:rsid w:val="00DA368B"/>
    <w:rsid w:val="00DA3737"/>
    <w:rsid w:val="00DA3C28"/>
    <w:rsid w:val="00DA3D34"/>
    <w:rsid w:val="00DA3FC7"/>
    <w:rsid w:val="00DA3FD8"/>
    <w:rsid w:val="00DA4647"/>
    <w:rsid w:val="00DA5017"/>
    <w:rsid w:val="00DA5A17"/>
    <w:rsid w:val="00DA5D58"/>
    <w:rsid w:val="00DA5FEE"/>
    <w:rsid w:val="00DA6128"/>
    <w:rsid w:val="00DA639A"/>
    <w:rsid w:val="00DA6D2F"/>
    <w:rsid w:val="00DA6E8E"/>
    <w:rsid w:val="00DA7078"/>
    <w:rsid w:val="00DA7D4A"/>
    <w:rsid w:val="00DB0A5B"/>
    <w:rsid w:val="00DB0DF9"/>
    <w:rsid w:val="00DB1020"/>
    <w:rsid w:val="00DB1640"/>
    <w:rsid w:val="00DB1A21"/>
    <w:rsid w:val="00DB2100"/>
    <w:rsid w:val="00DB21FB"/>
    <w:rsid w:val="00DB2474"/>
    <w:rsid w:val="00DB27EB"/>
    <w:rsid w:val="00DB2B88"/>
    <w:rsid w:val="00DB30EF"/>
    <w:rsid w:val="00DB3183"/>
    <w:rsid w:val="00DB35DB"/>
    <w:rsid w:val="00DB3940"/>
    <w:rsid w:val="00DB3A5E"/>
    <w:rsid w:val="00DB3B10"/>
    <w:rsid w:val="00DB4423"/>
    <w:rsid w:val="00DB4441"/>
    <w:rsid w:val="00DB45E8"/>
    <w:rsid w:val="00DB4941"/>
    <w:rsid w:val="00DB4C4E"/>
    <w:rsid w:val="00DB4D88"/>
    <w:rsid w:val="00DB4F84"/>
    <w:rsid w:val="00DB58CA"/>
    <w:rsid w:val="00DB5B3D"/>
    <w:rsid w:val="00DB5F28"/>
    <w:rsid w:val="00DB6BB3"/>
    <w:rsid w:val="00DB712C"/>
    <w:rsid w:val="00DB743D"/>
    <w:rsid w:val="00DC017C"/>
    <w:rsid w:val="00DC0237"/>
    <w:rsid w:val="00DC02E9"/>
    <w:rsid w:val="00DC08C7"/>
    <w:rsid w:val="00DC100F"/>
    <w:rsid w:val="00DC1823"/>
    <w:rsid w:val="00DC2041"/>
    <w:rsid w:val="00DC21F5"/>
    <w:rsid w:val="00DC22D1"/>
    <w:rsid w:val="00DC238C"/>
    <w:rsid w:val="00DC24CD"/>
    <w:rsid w:val="00DC3322"/>
    <w:rsid w:val="00DC3A3C"/>
    <w:rsid w:val="00DC41E2"/>
    <w:rsid w:val="00DC43D7"/>
    <w:rsid w:val="00DC4583"/>
    <w:rsid w:val="00DC49BF"/>
    <w:rsid w:val="00DC52BA"/>
    <w:rsid w:val="00DC5E86"/>
    <w:rsid w:val="00DC61C2"/>
    <w:rsid w:val="00DC61C3"/>
    <w:rsid w:val="00DC6441"/>
    <w:rsid w:val="00DC669C"/>
    <w:rsid w:val="00DC66E3"/>
    <w:rsid w:val="00DC6AB0"/>
    <w:rsid w:val="00DC6D36"/>
    <w:rsid w:val="00DC6F05"/>
    <w:rsid w:val="00DC7816"/>
    <w:rsid w:val="00DD001A"/>
    <w:rsid w:val="00DD03BD"/>
    <w:rsid w:val="00DD06CC"/>
    <w:rsid w:val="00DD0B81"/>
    <w:rsid w:val="00DD0C80"/>
    <w:rsid w:val="00DD0DE6"/>
    <w:rsid w:val="00DD1294"/>
    <w:rsid w:val="00DD1757"/>
    <w:rsid w:val="00DD17D4"/>
    <w:rsid w:val="00DD1D54"/>
    <w:rsid w:val="00DD234E"/>
    <w:rsid w:val="00DD2AD9"/>
    <w:rsid w:val="00DD2CE4"/>
    <w:rsid w:val="00DD30EA"/>
    <w:rsid w:val="00DD37C7"/>
    <w:rsid w:val="00DD3C99"/>
    <w:rsid w:val="00DD3FAB"/>
    <w:rsid w:val="00DD3FFC"/>
    <w:rsid w:val="00DD47AB"/>
    <w:rsid w:val="00DD4B3E"/>
    <w:rsid w:val="00DD4C6D"/>
    <w:rsid w:val="00DD4D01"/>
    <w:rsid w:val="00DD52E5"/>
    <w:rsid w:val="00DD56BA"/>
    <w:rsid w:val="00DD5B28"/>
    <w:rsid w:val="00DD5D2F"/>
    <w:rsid w:val="00DD6102"/>
    <w:rsid w:val="00DD6166"/>
    <w:rsid w:val="00DD6809"/>
    <w:rsid w:val="00DD6CB6"/>
    <w:rsid w:val="00DD769A"/>
    <w:rsid w:val="00DD79B6"/>
    <w:rsid w:val="00DD7A76"/>
    <w:rsid w:val="00DD7D14"/>
    <w:rsid w:val="00DE02BC"/>
    <w:rsid w:val="00DE0883"/>
    <w:rsid w:val="00DE09FC"/>
    <w:rsid w:val="00DE13CC"/>
    <w:rsid w:val="00DE15FC"/>
    <w:rsid w:val="00DE16B3"/>
    <w:rsid w:val="00DE1743"/>
    <w:rsid w:val="00DE1B5F"/>
    <w:rsid w:val="00DE1FBB"/>
    <w:rsid w:val="00DE24A9"/>
    <w:rsid w:val="00DE26A6"/>
    <w:rsid w:val="00DE2737"/>
    <w:rsid w:val="00DE292E"/>
    <w:rsid w:val="00DE2DA0"/>
    <w:rsid w:val="00DE324D"/>
    <w:rsid w:val="00DE32D5"/>
    <w:rsid w:val="00DE3B46"/>
    <w:rsid w:val="00DE4247"/>
    <w:rsid w:val="00DE4A2A"/>
    <w:rsid w:val="00DE4C3B"/>
    <w:rsid w:val="00DE4E0C"/>
    <w:rsid w:val="00DE4F7C"/>
    <w:rsid w:val="00DE5460"/>
    <w:rsid w:val="00DE5637"/>
    <w:rsid w:val="00DE58E1"/>
    <w:rsid w:val="00DE5C8A"/>
    <w:rsid w:val="00DE6615"/>
    <w:rsid w:val="00DE6823"/>
    <w:rsid w:val="00DE6A63"/>
    <w:rsid w:val="00DE6D0B"/>
    <w:rsid w:val="00DE7A7F"/>
    <w:rsid w:val="00DF01FB"/>
    <w:rsid w:val="00DF0B8F"/>
    <w:rsid w:val="00DF0E7F"/>
    <w:rsid w:val="00DF189A"/>
    <w:rsid w:val="00DF18D7"/>
    <w:rsid w:val="00DF1BE5"/>
    <w:rsid w:val="00DF20DC"/>
    <w:rsid w:val="00DF217E"/>
    <w:rsid w:val="00DF2248"/>
    <w:rsid w:val="00DF24A6"/>
    <w:rsid w:val="00DF2C27"/>
    <w:rsid w:val="00DF2F72"/>
    <w:rsid w:val="00DF35F6"/>
    <w:rsid w:val="00DF3757"/>
    <w:rsid w:val="00DF39D9"/>
    <w:rsid w:val="00DF3D97"/>
    <w:rsid w:val="00DF4319"/>
    <w:rsid w:val="00DF4BD1"/>
    <w:rsid w:val="00DF59AA"/>
    <w:rsid w:val="00DF5CA6"/>
    <w:rsid w:val="00DF5CE3"/>
    <w:rsid w:val="00DF5CED"/>
    <w:rsid w:val="00DF64EF"/>
    <w:rsid w:val="00DF6633"/>
    <w:rsid w:val="00DF67BE"/>
    <w:rsid w:val="00DF68A6"/>
    <w:rsid w:val="00DF750B"/>
    <w:rsid w:val="00DF776F"/>
    <w:rsid w:val="00E003C9"/>
    <w:rsid w:val="00E00CA8"/>
    <w:rsid w:val="00E00EA9"/>
    <w:rsid w:val="00E015E7"/>
    <w:rsid w:val="00E01A7A"/>
    <w:rsid w:val="00E01AB1"/>
    <w:rsid w:val="00E01D42"/>
    <w:rsid w:val="00E02077"/>
    <w:rsid w:val="00E024D0"/>
    <w:rsid w:val="00E02CCE"/>
    <w:rsid w:val="00E02E32"/>
    <w:rsid w:val="00E02E82"/>
    <w:rsid w:val="00E02FE5"/>
    <w:rsid w:val="00E0313C"/>
    <w:rsid w:val="00E0335E"/>
    <w:rsid w:val="00E0376C"/>
    <w:rsid w:val="00E03E29"/>
    <w:rsid w:val="00E04478"/>
    <w:rsid w:val="00E054F9"/>
    <w:rsid w:val="00E05DB7"/>
    <w:rsid w:val="00E0614D"/>
    <w:rsid w:val="00E06302"/>
    <w:rsid w:val="00E06545"/>
    <w:rsid w:val="00E07BCB"/>
    <w:rsid w:val="00E10476"/>
    <w:rsid w:val="00E10548"/>
    <w:rsid w:val="00E10954"/>
    <w:rsid w:val="00E111F8"/>
    <w:rsid w:val="00E113E9"/>
    <w:rsid w:val="00E126C5"/>
    <w:rsid w:val="00E12AAB"/>
    <w:rsid w:val="00E12FA4"/>
    <w:rsid w:val="00E13062"/>
    <w:rsid w:val="00E133AA"/>
    <w:rsid w:val="00E1352C"/>
    <w:rsid w:val="00E136CA"/>
    <w:rsid w:val="00E137E7"/>
    <w:rsid w:val="00E13F73"/>
    <w:rsid w:val="00E14074"/>
    <w:rsid w:val="00E1428E"/>
    <w:rsid w:val="00E151AC"/>
    <w:rsid w:val="00E153EF"/>
    <w:rsid w:val="00E15496"/>
    <w:rsid w:val="00E15893"/>
    <w:rsid w:val="00E15AF7"/>
    <w:rsid w:val="00E1603E"/>
    <w:rsid w:val="00E1619A"/>
    <w:rsid w:val="00E1680C"/>
    <w:rsid w:val="00E16F60"/>
    <w:rsid w:val="00E171F0"/>
    <w:rsid w:val="00E179E2"/>
    <w:rsid w:val="00E206CF"/>
    <w:rsid w:val="00E20E84"/>
    <w:rsid w:val="00E217D8"/>
    <w:rsid w:val="00E21BD8"/>
    <w:rsid w:val="00E2229D"/>
    <w:rsid w:val="00E2268C"/>
    <w:rsid w:val="00E22A17"/>
    <w:rsid w:val="00E22B2E"/>
    <w:rsid w:val="00E239E5"/>
    <w:rsid w:val="00E23C8E"/>
    <w:rsid w:val="00E2430C"/>
    <w:rsid w:val="00E248B1"/>
    <w:rsid w:val="00E24BBE"/>
    <w:rsid w:val="00E25033"/>
    <w:rsid w:val="00E251AC"/>
    <w:rsid w:val="00E25230"/>
    <w:rsid w:val="00E25AC9"/>
    <w:rsid w:val="00E25E95"/>
    <w:rsid w:val="00E25F04"/>
    <w:rsid w:val="00E26515"/>
    <w:rsid w:val="00E26DA3"/>
    <w:rsid w:val="00E27323"/>
    <w:rsid w:val="00E274AA"/>
    <w:rsid w:val="00E27D9C"/>
    <w:rsid w:val="00E30069"/>
    <w:rsid w:val="00E302C7"/>
    <w:rsid w:val="00E3064A"/>
    <w:rsid w:val="00E307F6"/>
    <w:rsid w:val="00E30C42"/>
    <w:rsid w:val="00E30C46"/>
    <w:rsid w:val="00E316E6"/>
    <w:rsid w:val="00E31B61"/>
    <w:rsid w:val="00E31C9D"/>
    <w:rsid w:val="00E31DEF"/>
    <w:rsid w:val="00E31E28"/>
    <w:rsid w:val="00E31F20"/>
    <w:rsid w:val="00E31F28"/>
    <w:rsid w:val="00E3269E"/>
    <w:rsid w:val="00E3271F"/>
    <w:rsid w:val="00E32E45"/>
    <w:rsid w:val="00E3328E"/>
    <w:rsid w:val="00E33340"/>
    <w:rsid w:val="00E333D8"/>
    <w:rsid w:val="00E339FC"/>
    <w:rsid w:val="00E33B2D"/>
    <w:rsid w:val="00E33B35"/>
    <w:rsid w:val="00E34053"/>
    <w:rsid w:val="00E34424"/>
    <w:rsid w:val="00E348FD"/>
    <w:rsid w:val="00E357A5"/>
    <w:rsid w:val="00E35AE9"/>
    <w:rsid w:val="00E36231"/>
    <w:rsid w:val="00E36C61"/>
    <w:rsid w:val="00E37D31"/>
    <w:rsid w:val="00E37F80"/>
    <w:rsid w:val="00E40164"/>
    <w:rsid w:val="00E40278"/>
    <w:rsid w:val="00E408A5"/>
    <w:rsid w:val="00E40BCF"/>
    <w:rsid w:val="00E40CC5"/>
    <w:rsid w:val="00E41395"/>
    <w:rsid w:val="00E416B6"/>
    <w:rsid w:val="00E41DB7"/>
    <w:rsid w:val="00E4208A"/>
    <w:rsid w:val="00E4286F"/>
    <w:rsid w:val="00E42C9C"/>
    <w:rsid w:val="00E42D77"/>
    <w:rsid w:val="00E42F8B"/>
    <w:rsid w:val="00E431E3"/>
    <w:rsid w:val="00E43A37"/>
    <w:rsid w:val="00E441A3"/>
    <w:rsid w:val="00E44941"/>
    <w:rsid w:val="00E449A0"/>
    <w:rsid w:val="00E44E2C"/>
    <w:rsid w:val="00E450A4"/>
    <w:rsid w:val="00E45577"/>
    <w:rsid w:val="00E456EC"/>
    <w:rsid w:val="00E459BD"/>
    <w:rsid w:val="00E45D1C"/>
    <w:rsid w:val="00E460C4"/>
    <w:rsid w:val="00E461F7"/>
    <w:rsid w:val="00E4646E"/>
    <w:rsid w:val="00E46BBA"/>
    <w:rsid w:val="00E4755A"/>
    <w:rsid w:val="00E47A12"/>
    <w:rsid w:val="00E47B6F"/>
    <w:rsid w:val="00E47E47"/>
    <w:rsid w:val="00E5044A"/>
    <w:rsid w:val="00E504C1"/>
    <w:rsid w:val="00E50E33"/>
    <w:rsid w:val="00E50FF2"/>
    <w:rsid w:val="00E5113E"/>
    <w:rsid w:val="00E51508"/>
    <w:rsid w:val="00E51BE7"/>
    <w:rsid w:val="00E52364"/>
    <w:rsid w:val="00E52729"/>
    <w:rsid w:val="00E528A4"/>
    <w:rsid w:val="00E538B7"/>
    <w:rsid w:val="00E53F1B"/>
    <w:rsid w:val="00E543DB"/>
    <w:rsid w:val="00E54AF0"/>
    <w:rsid w:val="00E5512C"/>
    <w:rsid w:val="00E5517A"/>
    <w:rsid w:val="00E553F9"/>
    <w:rsid w:val="00E55654"/>
    <w:rsid w:val="00E5573C"/>
    <w:rsid w:val="00E5576D"/>
    <w:rsid w:val="00E56F90"/>
    <w:rsid w:val="00E57276"/>
    <w:rsid w:val="00E5777B"/>
    <w:rsid w:val="00E57896"/>
    <w:rsid w:val="00E57FB2"/>
    <w:rsid w:val="00E61E05"/>
    <w:rsid w:val="00E62F08"/>
    <w:rsid w:val="00E62F95"/>
    <w:rsid w:val="00E6311A"/>
    <w:rsid w:val="00E6412B"/>
    <w:rsid w:val="00E649FA"/>
    <w:rsid w:val="00E64BB6"/>
    <w:rsid w:val="00E64DD5"/>
    <w:rsid w:val="00E651CB"/>
    <w:rsid w:val="00E652CD"/>
    <w:rsid w:val="00E6644B"/>
    <w:rsid w:val="00E66768"/>
    <w:rsid w:val="00E669CD"/>
    <w:rsid w:val="00E66D0E"/>
    <w:rsid w:val="00E67424"/>
    <w:rsid w:val="00E67929"/>
    <w:rsid w:val="00E70209"/>
    <w:rsid w:val="00E70FEE"/>
    <w:rsid w:val="00E713BF"/>
    <w:rsid w:val="00E717DA"/>
    <w:rsid w:val="00E71B96"/>
    <w:rsid w:val="00E71D96"/>
    <w:rsid w:val="00E71E94"/>
    <w:rsid w:val="00E71F87"/>
    <w:rsid w:val="00E72104"/>
    <w:rsid w:val="00E72235"/>
    <w:rsid w:val="00E72442"/>
    <w:rsid w:val="00E72472"/>
    <w:rsid w:val="00E72B17"/>
    <w:rsid w:val="00E7382B"/>
    <w:rsid w:val="00E73A6E"/>
    <w:rsid w:val="00E73CF5"/>
    <w:rsid w:val="00E73D7D"/>
    <w:rsid w:val="00E744F8"/>
    <w:rsid w:val="00E74513"/>
    <w:rsid w:val="00E745AE"/>
    <w:rsid w:val="00E74AA7"/>
    <w:rsid w:val="00E74AAB"/>
    <w:rsid w:val="00E74B39"/>
    <w:rsid w:val="00E74D3A"/>
    <w:rsid w:val="00E74F21"/>
    <w:rsid w:val="00E75548"/>
    <w:rsid w:val="00E75865"/>
    <w:rsid w:val="00E763B0"/>
    <w:rsid w:val="00E765A9"/>
    <w:rsid w:val="00E76944"/>
    <w:rsid w:val="00E77927"/>
    <w:rsid w:val="00E779AE"/>
    <w:rsid w:val="00E77FDD"/>
    <w:rsid w:val="00E802C1"/>
    <w:rsid w:val="00E81999"/>
    <w:rsid w:val="00E81B3B"/>
    <w:rsid w:val="00E81C0F"/>
    <w:rsid w:val="00E820F1"/>
    <w:rsid w:val="00E82269"/>
    <w:rsid w:val="00E825A0"/>
    <w:rsid w:val="00E82650"/>
    <w:rsid w:val="00E826C6"/>
    <w:rsid w:val="00E82D27"/>
    <w:rsid w:val="00E83515"/>
    <w:rsid w:val="00E83782"/>
    <w:rsid w:val="00E83BF5"/>
    <w:rsid w:val="00E83EF7"/>
    <w:rsid w:val="00E83F31"/>
    <w:rsid w:val="00E84590"/>
    <w:rsid w:val="00E84B73"/>
    <w:rsid w:val="00E8592C"/>
    <w:rsid w:val="00E85A44"/>
    <w:rsid w:val="00E85DD7"/>
    <w:rsid w:val="00E85EF4"/>
    <w:rsid w:val="00E86304"/>
    <w:rsid w:val="00E869C4"/>
    <w:rsid w:val="00E86A9A"/>
    <w:rsid w:val="00E87481"/>
    <w:rsid w:val="00E87A4D"/>
    <w:rsid w:val="00E87F3C"/>
    <w:rsid w:val="00E87FB7"/>
    <w:rsid w:val="00E87FD7"/>
    <w:rsid w:val="00E9002A"/>
    <w:rsid w:val="00E90167"/>
    <w:rsid w:val="00E906B6"/>
    <w:rsid w:val="00E9093C"/>
    <w:rsid w:val="00E909D5"/>
    <w:rsid w:val="00E90D28"/>
    <w:rsid w:val="00E91033"/>
    <w:rsid w:val="00E910D2"/>
    <w:rsid w:val="00E91445"/>
    <w:rsid w:val="00E919CE"/>
    <w:rsid w:val="00E91D26"/>
    <w:rsid w:val="00E91EFE"/>
    <w:rsid w:val="00E92344"/>
    <w:rsid w:val="00E923AD"/>
    <w:rsid w:val="00E9442E"/>
    <w:rsid w:val="00E94437"/>
    <w:rsid w:val="00E945AD"/>
    <w:rsid w:val="00E94694"/>
    <w:rsid w:val="00E952C0"/>
    <w:rsid w:val="00E95C42"/>
    <w:rsid w:val="00E9642F"/>
    <w:rsid w:val="00E9681E"/>
    <w:rsid w:val="00E96BD8"/>
    <w:rsid w:val="00E97018"/>
    <w:rsid w:val="00E9737F"/>
    <w:rsid w:val="00E976B8"/>
    <w:rsid w:val="00E97911"/>
    <w:rsid w:val="00E97971"/>
    <w:rsid w:val="00E97C31"/>
    <w:rsid w:val="00EA0076"/>
    <w:rsid w:val="00EA0625"/>
    <w:rsid w:val="00EA073F"/>
    <w:rsid w:val="00EA0934"/>
    <w:rsid w:val="00EA0AFB"/>
    <w:rsid w:val="00EA0B20"/>
    <w:rsid w:val="00EA1597"/>
    <w:rsid w:val="00EA193F"/>
    <w:rsid w:val="00EA1999"/>
    <w:rsid w:val="00EA1E33"/>
    <w:rsid w:val="00EA1F12"/>
    <w:rsid w:val="00EA2EBE"/>
    <w:rsid w:val="00EA31E5"/>
    <w:rsid w:val="00EA4471"/>
    <w:rsid w:val="00EA482A"/>
    <w:rsid w:val="00EA483E"/>
    <w:rsid w:val="00EA4CD5"/>
    <w:rsid w:val="00EA4E27"/>
    <w:rsid w:val="00EA51B8"/>
    <w:rsid w:val="00EA54A6"/>
    <w:rsid w:val="00EA68BD"/>
    <w:rsid w:val="00EA68CD"/>
    <w:rsid w:val="00EA7182"/>
    <w:rsid w:val="00EA79F8"/>
    <w:rsid w:val="00EA7A89"/>
    <w:rsid w:val="00EA7B23"/>
    <w:rsid w:val="00EA7C82"/>
    <w:rsid w:val="00EB0655"/>
    <w:rsid w:val="00EB07C8"/>
    <w:rsid w:val="00EB0AB8"/>
    <w:rsid w:val="00EB0B3F"/>
    <w:rsid w:val="00EB0B41"/>
    <w:rsid w:val="00EB0B67"/>
    <w:rsid w:val="00EB11A5"/>
    <w:rsid w:val="00EB1B4F"/>
    <w:rsid w:val="00EB1E07"/>
    <w:rsid w:val="00EB288F"/>
    <w:rsid w:val="00EB2A0A"/>
    <w:rsid w:val="00EB2A23"/>
    <w:rsid w:val="00EB2ACF"/>
    <w:rsid w:val="00EB31CC"/>
    <w:rsid w:val="00EB3304"/>
    <w:rsid w:val="00EB3E35"/>
    <w:rsid w:val="00EB486B"/>
    <w:rsid w:val="00EB48CB"/>
    <w:rsid w:val="00EB63FD"/>
    <w:rsid w:val="00EB67FE"/>
    <w:rsid w:val="00EB73CA"/>
    <w:rsid w:val="00EB7C28"/>
    <w:rsid w:val="00EB7D47"/>
    <w:rsid w:val="00EB7E4D"/>
    <w:rsid w:val="00EC0179"/>
    <w:rsid w:val="00EC020C"/>
    <w:rsid w:val="00EC07EE"/>
    <w:rsid w:val="00EC083A"/>
    <w:rsid w:val="00EC0844"/>
    <w:rsid w:val="00EC0880"/>
    <w:rsid w:val="00EC0B13"/>
    <w:rsid w:val="00EC0E06"/>
    <w:rsid w:val="00EC0FCB"/>
    <w:rsid w:val="00EC15E6"/>
    <w:rsid w:val="00EC19CE"/>
    <w:rsid w:val="00EC1F67"/>
    <w:rsid w:val="00EC213C"/>
    <w:rsid w:val="00EC292E"/>
    <w:rsid w:val="00EC2B3C"/>
    <w:rsid w:val="00EC2F14"/>
    <w:rsid w:val="00EC2FF5"/>
    <w:rsid w:val="00EC374D"/>
    <w:rsid w:val="00EC473F"/>
    <w:rsid w:val="00EC4EA6"/>
    <w:rsid w:val="00EC5025"/>
    <w:rsid w:val="00EC50E2"/>
    <w:rsid w:val="00EC5212"/>
    <w:rsid w:val="00EC5FF7"/>
    <w:rsid w:val="00EC602D"/>
    <w:rsid w:val="00EC61F4"/>
    <w:rsid w:val="00EC6647"/>
    <w:rsid w:val="00EC6897"/>
    <w:rsid w:val="00EC6F8D"/>
    <w:rsid w:val="00EC700A"/>
    <w:rsid w:val="00EC77F5"/>
    <w:rsid w:val="00EC7D7E"/>
    <w:rsid w:val="00ED0243"/>
    <w:rsid w:val="00ED0550"/>
    <w:rsid w:val="00ED07B7"/>
    <w:rsid w:val="00ED08B5"/>
    <w:rsid w:val="00ED09B3"/>
    <w:rsid w:val="00ED0B14"/>
    <w:rsid w:val="00ED1394"/>
    <w:rsid w:val="00ED13D7"/>
    <w:rsid w:val="00ED18F3"/>
    <w:rsid w:val="00ED1A0F"/>
    <w:rsid w:val="00ED1C6F"/>
    <w:rsid w:val="00ED1D3B"/>
    <w:rsid w:val="00ED1FD2"/>
    <w:rsid w:val="00ED1FF4"/>
    <w:rsid w:val="00ED210A"/>
    <w:rsid w:val="00ED350E"/>
    <w:rsid w:val="00ED3530"/>
    <w:rsid w:val="00ED37D9"/>
    <w:rsid w:val="00ED3EEC"/>
    <w:rsid w:val="00ED4660"/>
    <w:rsid w:val="00ED4DBC"/>
    <w:rsid w:val="00ED4E17"/>
    <w:rsid w:val="00ED5981"/>
    <w:rsid w:val="00ED5983"/>
    <w:rsid w:val="00ED5F70"/>
    <w:rsid w:val="00ED63A4"/>
    <w:rsid w:val="00ED65D2"/>
    <w:rsid w:val="00ED67FB"/>
    <w:rsid w:val="00ED68A7"/>
    <w:rsid w:val="00ED6EBC"/>
    <w:rsid w:val="00ED7398"/>
    <w:rsid w:val="00ED7940"/>
    <w:rsid w:val="00ED7C7D"/>
    <w:rsid w:val="00ED7CE9"/>
    <w:rsid w:val="00EE073D"/>
    <w:rsid w:val="00EE0820"/>
    <w:rsid w:val="00EE0FC2"/>
    <w:rsid w:val="00EE1416"/>
    <w:rsid w:val="00EE2DA3"/>
    <w:rsid w:val="00EE3088"/>
    <w:rsid w:val="00EE3353"/>
    <w:rsid w:val="00EE3417"/>
    <w:rsid w:val="00EE3BC4"/>
    <w:rsid w:val="00EE3BEA"/>
    <w:rsid w:val="00EE4139"/>
    <w:rsid w:val="00EE43A5"/>
    <w:rsid w:val="00EE4F7B"/>
    <w:rsid w:val="00EE4FF2"/>
    <w:rsid w:val="00EE5288"/>
    <w:rsid w:val="00EE588B"/>
    <w:rsid w:val="00EE640F"/>
    <w:rsid w:val="00EE64C2"/>
    <w:rsid w:val="00EE65A4"/>
    <w:rsid w:val="00EE6D61"/>
    <w:rsid w:val="00EE6F76"/>
    <w:rsid w:val="00EE710D"/>
    <w:rsid w:val="00EE71EC"/>
    <w:rsid w:val="00EE74FA"/>
    <w:rsid w:val="00EE7FD4"/>
    <w:rsid w:val="00EF00A0"/>
    <w:rsid w:val="00EF04F4"/>
    <w:rsid w:val="00EF0838"/>
    <w:rsid w:val="00EF0A21"/>
    <w:rsid w:val="00EF0B91"/>
    <w:rsid w:val="00EF0EBB"/>
    <w:rsid w:val="00EF11D9"/>
    <w:rsid w:val="00EF1D14"/>
    <w:rsid w:val="00EF1ECD"/>
    <w:rsid w:val="00EF2548"/>
    <w:rsid w:val="00EF265D"/>
    <w:rsid w:val="00EF295A"/>
    <w:rsid w:val="00EF3301"/>
    <w:rsid w:val="00EF33F2"/>
    <w:rsid w:val="00EF37E8"/>
    <w:rsid w:val="00EF4012"/>
    <w:rsid w:val="00EF47B9"/>
    <w:rsid w:val="00EF4962"/>
    <w:rsid w:val="00EF50EF"/>
    <w:rsid w:val="00EF54ED"/>
    <w:rsid w:val="00EF599B"/>
    <w:rsid w:val="00EF5F55"/>
    <w:rsid w:val="00EF6158"/>
    <w:rsid w:val="00EF65D3"/>
    <w:rsid w:val="00EF69E4"/>
    <w:rsid w:val="00EF6E2B"/>
    <w:rsid w:val="00EF7090"/>
    <w:rsid w:val="00EF73C0"/>
    <w:rsid w:val="00EF7EE6"/>
    <w:rsid w:val="00F001B7"/>
    <w:rsid w:val="00F007F2"/>
    <w:rsid w:val="00F00849"/>
    <w:rsid w:val="00F00883"/>
    <w:rsid w:val="00F00B72"/>
    <w:rsid w:val="00F00DE1"/>
    <w:rsid w:val="00F01AFA"/>
    <w:rsid w:val="00F0212D"/>
    <w:rsid w:val="00F023E2"/>
    <w:rsid w:val="00F023EE"/>
    <w:rsid w:val="00F025E0"/>
    <w:rsid w:val="00F02ACC"/>
    <w:rsid w:val="00F02CA5"/>
    <w:rsid w:val="00F03428"/>
    <w:rsid w:val="00F0356E"/>
    <w:rsid w:val="00F03824"/>
    <w:rsid w:val="00F03B62"/>
    <w:rsid w:val="00F03DA2"/>
    <w:rsid w:val="00F0436A"/>
    <w:rsid w:val="00F0461E"/>
    <w:rsid w:val="00F04DDA"/>
    <w:rsid w:val="00F051FA"/>
    <w:rsid w:val="00F054F7"/>
    <w:rsid w:val="00F0599A"/>
    <w:rsid w:val="00F05A7B"/>
    <w:rsid w:val="00F05B0C"/>
    <w:rsid w:val="00F060F1"/>
    <w:rsid w:val="00F06226"/>
    <w:rsid w:val="00F063A7"/>
    <w:rsid w:val="00F06729"/>
    <w:rsid w:val="00F074E8"/>
    <w:rsid w:val="00F0784C"/>
    <w:rsid w:val="00F0784F"/>
    <w:rsid w:val="00F07F95"/>
    <w:rsid w:val="00F101B3"/>
    <w:rsid w:val="00F10938"/>
    <w:rsid w:val="00F115E3"/>
    <w:rsid w:val="00F11751"/>
    <w:rsid w:val="00F11A1A"/>
    <w:rsid w:val="00F11B11"/>
    <w:rsid w:val="00F11B60"/>
    <w:rsid w:val="00F11EF9"/>
    <w:rsid w:val="00F1264F"/>
    <w:rsid w:val="00F129F3"/>
    <w:rsid w:val="00F12D19"/>
    <w:rsid w:val="00F137E6"/>
    <w:rsid w:val="00F13B46"/>
    <w:rsid w:val="00F144AE"/>
    <w:rsid w:val="00F1472B"/>
    <w:rsid w:val="00F15359"/>
    <w:rsid w:val="00F16C8E"/>
    <w:rsid w:val="00F16DE4"/>
    <w:rsid w:val="00F16EE8"/>
    <w:rsid w:val="00F17225"/>
    <w:rsid w:val="00F1732F"/>
    <w:rsid w:val="00F174B9"/>
    <w:rsid w:val="00F17807"/>
    <w:rsid w:val="00F17CC7"/>
    <w:rsid w:val="00F17EE8"/>
    <w:rsid w:val="00F202A3"/>
    <w:rsid w:val="00F203A6"/>
    <w:rsid w:val="00F20B30"/>
    <w:rsid w:val="00F20D91"/>
    <w:rsid w:val="00F210FB"/>
    <w:rsid w:val="00F211EA"/>
    <w:rsid w:val="00F21698"/>
    <w:rsid w:val="00F21856"/>
    <w:rsid w:val="00F21EC0"/>
    <w:rsid w:val="00F21F5C"/>
    <w:rsid w:val="00F21F9B"/>
    <w:rsid w:val="00F229C5"/>
    <w:rsid w:val="00F22B77"/>
    <w:rsid w:val="00F22C3E"/>
    <w:rsid w:val="00F22EB9"/>
    <w:rsid w:val="00F2303A"/>
    <w:rsid w:val="00F2394A"/>
    <w:rsid w:val="00F23E6A"/>
    <w:rsid w:val="00F23EC0"/>
    <w:rsid w:val="00F240AF"/>
    <w:rsid w:val="00F24930"/>
    <w:rsid w:val="00F250C8"/>
    <w:rsid w:val="00F25452"/>
    <w:rsid w:val="00F254D8"/>
    <w:rsid w:val="00F25773"/>
    <w:rsid w:val="00F2635A"/>
    <w:rsid w:val="00F26550"/>
    <w:rsid w:val="00F26A16"/>
    <w:rsid w:val="00F26A30"/>
    <w:rsid w:val="00F275E7"/>
    <w:rsid w:val="00F27755"/>
    <w:rsid w:val="00F2799E"/>
    <w:rsid w:val="00F279AD"/>
    <w:rsid w:val="00F306C5"/>
    <w:rsid w:val="00F30D75"/>
    <w:rsid w:val="00F31020"/>
    <w:rsid w:val="00F31507"/>
    <w:rsid w:val="00F318B6"/>
    <w:rsid w:val="00F319A2"/>
    <w:rsid w:val="00F31C09"/>
    <w:rsid w:val="00F31CC4"/>
    <w:rsid w:val="00F31E24"/>
    <w:rsid w:val="00F31EDD"/>
    <w:rsid w:val="00F323A1"/>
    <w:rsid w:val="00F3241C"/>
    <w:rsid w:val="00F32990"/>
    <w:rsid w:val="00F32BF8"/>
    <w:rsid w:val="00F33470"/>
    <w:rsid w:val="00F33571"/>
    <w:rsid w:val="00F341D4"/>
    <w:rsid w:val="00F3425D"/>
    <w:rsid w:val="00F3433F"/>
    <w:rsid w:val="00F34AA0"/>
    <w:rsid w:val="00F35751"/>
    <w:rsid w:val="00F35834"/>
    <w:rsid w:val="00F358E9"/>
    <w:rsid w:val="00F35E61"/>
    <w:rsid w:val="00F361C8"/>
    <w:rsid w:val="00F36465"/>
    <w:rsid w:val="00F36A46"/>
    <w:rsid w:val="00F36A8D"/>
    <w:rsid w:val="00F3707E"/>
    <w:rsid w:val="00F370EA"/>
    <w:rsid w:val="00F3737B"/>
    <w:rsid w:val="00F3743F"/>
    <w:rsid w:val="00F37756"/>
    <w:rsid w:val="00F37BA1"/>
    <w:rsid w:val="00F37E35"/>
    <w:rsid w:val="00F402B9"/>
    <w:rsid w:val="00F40B96"/>
    <w:rsid w:val="00F40EEB"/>
    <w:rsid w:val="00F41403"/>
    <w:rsid w:val="00F4185E"/>
    <w:rsid w:val="00F427E1"/>
    <w:rsid w:val="00F42B5F"/>
    <w:rsid w:val="00F42F94"/>
    <w:rsid w:val="00F43565"/>
    <w:rsid w:val="00F43786"/>
    <w:rsid w:val="00F43B9B"/>
    <w:rsid w:val="00F43EAD"/>
    <w:rsid w:val="00F443B4"/>
    <w:rsid w:val="00F44441"/>
    <w:rsid w:val="00F449BF"/>
    <w:rsid w:val="00F44D9C"/>
    <w:rsid w:val="00F45219"/>
    <w:rsid w:val="00F4533F"/>
    <w:rsid w:val="00F45B6C"/>
    <w:rsid w:val="00F465A9"/>
    <w:rsid w:val="00F46658"/>
    <w:rsid w:val="00F4665B"/>
    <w:rsid w:val="00F46D07"/>
    <w:rsid w:val="00F46F9F"/>
    <w:rsid w:val="00F46FC0"/>
    <w:rsid w:val="00F4760E"/>
    <w:rsid w:val="00F47CA9"/>
    <w:rsid w:val="00F47D36"/>
    <w:rsid w:val="00F50929"/>
    <w:rsid w:val="00F50F76"/>
    <w:rsid w:val="00F514A1"/>
    <w:rsid w:val="00F52116"/>
    <w:rsid w:val="00F5240C"/>
    <w:rsid w:val="00F52537"/>
    <w:rsid w:val="00F52AB5"/>
    <w:rsid w:val="00F52D8F"/>
    <w:rsid w:val="00F53240"/>
    <w:rsid w:val="00F53784"/>
    <w:rsid w:val="00F539D5"/>
    <w:rsid w:val="00F53B13"/>
    <w:rsid w:val="00F53C4E"/>
    <w:rsid w:val="00F53F2D"/>
    <w:rsid w:val="00F5403A"/>
    <w:rsid w:val="00F5425F"/>
    <w:rsid w:val="00F5461A"/>
    <w:rsid w:val="00F547CC"/>
    <w:rsid w:val="00F5482D"/>
    <w:rsid w:val="00F555C7"/>
    <w:rsid w:val="00F55D16"/>
    <w:rsid w:val="00F564D3"/>
    <w:rsid w:val="00F566C3"/>
    <w:rsid w:val="00F570CB"/>
    <w:rsid w:val="00F57268"/>
    <w:rsid w:val="00F5746B"/>
    <w:rsid w:val="00F57473"/>
    <w:rsid w:val="00F57AE2"/>
    <w:rsid w:val="00F57D9E"/>
    <w:rsid w:val="00F603D7"/>
    <w:rsid w:val="00F607E0"/>
    <w:rsid w:val="00F61177"/>
    <w:rsid w:val="00F61316"/>
    <w:rsid w:val="00F6169A"/>
    <w:rsid w:val="00F62A17"/>
    <w:rsid w:val="00F63105"/>
    <w:rsid w:val="00F63ADC"/>
    <w:rsid w:val="00F63C1A"/>
    <w:rsid w:val="00F64504"/>
    <w:rsid w:val="00F648CF"/>
    <w:rsid w:val="00F652FB"/>
    <w:rsid w:val="00F65866"/>
    <w:rsid w:val="00F65E8A"/>
    <w:rsid w:val="00F6628F"/>
    <w:rsid w:val="00F66868"/>
    <w:rsid w:val="00F66D72"/>
    <w:rsid w:val="00F66D79"/>
    <w:rsid w:val="00F67171"/>
    <w:rsid w:val="00F671C5"/>
    <w:rsid w:val="00F67550"/>
    <w:rsid w:val="00F67C84"/>
    <w:rsid w:val="00F67E79"/>
    <w:rsid w:val="00F7053D"/>
    <w:rsid w:val="00F70848"/>
    <w:rsid w:val="00F70BB1"/>
    <w:rsid w:val="00F70BFB"/>
    <w:rsid w:val="00F70D59"/>
    <w:rsid w:val="00F71564"/>
    <w:rsid w:val="00F71EB5"/>
    <w:rsid w:val="00F72A87"/>
    <w:rsid w:val="00F73026"/>
    <w:rsid w:val="00F73337"/>
    <w:rsid w:val="00F73FC6"/>
    <w:rsid w:val="00F74930"/>
    <w:rsid w:val="00F754F5"/>
    <w:rsid w:val="00F7559B"/>
    <w:rsid w:val="00F758B2"/>
    <w:rsid w:val="00F75D54"/>
    <w:rsid w:val="00F762D1"/>
    <w:rsid w:val="00F76DF7"/>
    <w:rsid w:val="00F76EDE"/>
    <w:rsid w:val="00F76F7E"/>
    <w:rsid w:val="00F772E2"/>
    <w:rsid w:val="00F77494"/>
    <w:rsid w:val="00F77940"/>
    <w:rsid w:val="00F77B6C"/>
    <w:rsid w:val="00F77BA8"/>
    <w:rsid w:val="00F77F3E"/>
    <w:rsid w:val="00F77F8A"/>
    <w:rsid w:val="00F80559"/>
    <w:rsid w:val="00F8055D"/>
    <w:rsid w:val="00F806B8"/>
    <w:rsid w:val="00F806EB"/>
    <w:rsid w:val="00F80E64"/>
    <w:rsid w:val="00F811CE"/>
    <w:rsid w:val="00F812C4"/>
    <w:rsid w:val="00F81B8B"/>
    <w:rsid w:val="00F81FA0"/>
    <w:rsid w:val="00F81FDC"/>
    <w:rsid w:val="00F8233C"/>
    <w:rsid w:val="00F82624"/>
    <w:rsid w:val="00F82A6D"/>
    <w:rsid w:val="00F82B4A"/>
    <w:rsid w:val="00F82F08"/>
    <w:rsid w:val="00F82F7B"/>
    <w:rsid w:val="00F83008"/>
    <w:rsid w:val="00F83B98"/>
    <w:rsid w:val="00F83F4B"/>
    <w:rsid w:val="00F8469D"/>
    <w:rsid w:val="00F8491F"/>
    <w:rsid w:val="00F855A1"/>
    <w:rsid w:val="00F85D4E"/>
    <w:rsid w:val="00F85DB9"/>
    <w:rsid w:val="00F86026"/>
    <w:rsid w:val="00F86311"/>
    <w:rsid w:val="00F86318"/>
    <w:rsid w:val="00F86550"/>
    <w:rsid w:val="00F86D7E"/>
    <w:rsid w:val="00F86DC0"/>
    <w:rsid w:val="00F86E1A"/>
    <w:rsid w:val="00F86EFF"/>
    <w:rsid w:val="00F87DCD"/>
    <w:rsid w:val="00F90175"/>
    <w:rsid w:val="00F9034E"/>
    <w:rsid w:val="00F907BC"/>
    <w:rsid w:val="00F90B3C"/>
    <w:rsid w:val="00F90C35"/>
    <w:rsid w:val="00F90D19"/>
    <w:rsid w:val="00F9123C"/>
    <w:rsid w:val="00F91B06"/>
    <w:rsid w:val="00F9206B"/>
    <w:rsid w:val="00F92319"/>
    <w:rsid w:val="00F927BF"/>
    <w:rsid w:val="00F92981"/>
    <w:rsid w:val="00F935DF"/>
    <w:rsid w:val="00F9368F"/>
    <w:rsid w:val="00F93CED"/>
    <w:rsid w:val="00F94C90"/>
    <w:rsid w:val="00F951AD"/>
    <w:rsid w:val="00F95274"/>
    <w:rsid w:val="00F953D9"/>
    <w:rsid w:val="00F95757"/>
    <w:rsid w:val="00F95DEA"/>
    <w:rsid w:val="00F95FAB"/>
    <w:rsid w:val="00F9601E"/>
    <w:rsid w:val="00F9628D"/>
    <w:rsid w:val="00F96359"/>
    <w:rsid w:val="00F96651"/>
    <w:rsid w:val="00F9677E"/>
    <w:rsid w:val="00F968D2"/>
    <w:rsid w:val="00F97C62"/>
    <w:rsid w:val="00F97F1F"/>
    <w:rsid w:val="00FA02B1"/>
    <w:rsid w:val="00FA0B83"/>
    <w:rsid w:val="00FA0D48"/>
    <w:rsid w:val="00FA0E2C"/>
    <w:rsid w:val="00FA110B"/>
    <w:rsid w:val="00FA13A6"/>
    <w:rsid w:val="00FA15CC"/>
    <w:rsid w:val="00FA15D1"/>
    <w:rsid w:val="00FA1A70"/>
    <w:rsid w:val="00FA1B8C"/>
    <w:rsid w:val="00FA1EAF"/>
    <w:rsid w:val="00FA2106"/>
    <w:rsid w:val="00FA270C"/>
    <w:rsid w:val="00FA2D90"/>
    <w:rsid w:val="00FA2EB0"/>
    <w:rsid w:val="00FA30E4"/>
    <w:rsid w:val="00FA393A"/>
    <w:rsid w:val="00FA3B85"/>
    <w:rsid w:val="00FA3C29"/>
    <w:rsid w:val="00FA3E0F"/>
    <w:rsid w:val="00FA543C"/>
    <w:rsid w:val="00FA551B"/>
    <w:rsid w:val="00FA619F"/>
    <w:rsid w:val="00FA64F8"/>
    <w:rsid w:val="00FA672F"/>
    <w:rsid w:val="00FA6C68"/>
    <w:rsid w:val="00FA6DBC"/>
    <w:rsid w:val="00FA6E15"/>
    <w:rsid w:val="00FA7051"/>
    <w:rsid w:val="00FA716C"/>
    <w:rsid w:val="00FA7736"/>
    <w:rsid w:val="00FA78A9"/>
    <w:rsid w:val="00FB04C0"/>
    <w:rsid w:val="00FB04CB"/>
    <w:rsid w:val="00FB0C0A"/>
    <w:rsid w:val="00FB0CCE"/>
    <w:rsid w:val="00FB0E29"/>
    <w:rsid w:val="00FB0E92"/>
    <w:rsid w:val="00FB1256"/>
    <w:rsid w:val="00FB135E"/>
    <w:rsid w:val="00FB14AD"/>
    <w:rsid w:val="00FB1A62"/>
    <w:rsid w:val="00FB1FDA"/>
    <w:rsid w:val="00FB1FF7"/>
    <w:rsid w:val="00FB2415"/>
    <w:rsid w:val="00FB27EB"/>
    <w:rsid w:val="00FB2C6B"/>
    <w:rsid w:val="00FB2DAD"/>
    <w:rsid w:val="00FB3A77"/>
    <w:rsid w:val="00FB3B75"/>
    <w:rsid w:val="00FB3D18"/>
    <w:rsid w:val="00FB3E07"/>
    <w:rsid w:val="00FB3E19"/>
    <w:rsid w:val="00FB4665"/>
    <w:rsid w:val="00FB5717"/>
    <w:rsid w:val="00FB5A80"/>
    <w:rsid w:val="00FB5C8D"/>
    <w:rsid w:val="00FB6043"/>
    <w:rsid w:val="00FB64D2"/>
    <w:rsid w:val="00FB67AF"/>
    <w:rsid w:val="00FB6EAB"/>
    <w:rsid w:val="00FB70C7"/>
    <w:rsid w:val="00FB734D"/>
    <w:rsid w:val="00FB76CA"/>
    <w:rsid w:val="00FB7DBC"/>
    <w:rsid w:val="00FC0740"/>
    <w:rsid w:val="00FC08A5"/>
    <w:rsid w:val="00FC0B5B"/>
    <w:rsid w:val="00FC104B"/>
    <w:rsid w:val="00FC11C9"/>
    <w:rsid w:val="00FC11F3"/>
    <w:rsid w:val="00FC11FD"/>
    <w:rsid w:val="00FC1854"/>
    <w:rsid w:val="00FC18E9"/>
    <w:rsid w:val="00FC2243"/>
    <w:rsid w:val="00FC2270"/>
    <w:rsid w:val="00FC24A8"/>
    <w:rsid w:val="00FC24AF"/>
    <w:rsid w:val="00FC2758"/>
    <w:rsid w:val="00FC2891"/>
    <w:rsid w:val="00FC2D46"/>
    <w:rsid w:val="00FC2EB9"/>
    <w:rsid w:val="00FC2FF9"/>
    <w:rsid w:val="00FC3330"/>
    <w:rsid w:val="00FC35F4"/>
    <w:rsid w:val="00FC37C3"/>
    <w:rsid w:val="00FC38AC"/>
    <w:rsid w:val="00FC3DC9"/>
    <w:rsid w:val="00FC3F37"/>
    <w:rsid w:val="00FC41A1"/>
    <w:rsid w:val="00FC42A6"/>
    <w:rsid w:val="00FC435A"/>
    <w:rsid w:val="00FC4CAB"/>
    <w:rsid w:val="00FC52E7"/>
    <w:rsid w:val="00FC5ECD"/>
    <w:rsid w:val="00FC5FA4"/>
    <w:rsid w:val="00FC65EA"/>
    <w:rsid w:val="00FC674B"/>
    <w:rsid w:val="00FC6B5B"/>
    <w:rsid w:val="00FC6C4B"/>
    <w:rsid w:val="00FC6F44"/>
    <w:rsid w:val="00FC6F89"/>
    <w:rsid w:val="00FC79E1"/>
    <w:rsid w:val="00FC7E3C"/>
    <w:rsid w:val="00FD0276"/>
    <w:rsid w:val="00FD0554"/>
    <w:rsid w:val="00FD0DD8"/>
    <w:rsid w:val="00FD0FAD"/>
    <w:rsid w:val="00FD164C"/>
    <w:rsid w:val="00FD190C"/>
    <w:rsid w:val="00FD1B04"/>
    <w:rsid w:val="00FD1E91"/>
    <w:rsid w:val="00FD2109"/>
    <w:rsid w:val="00FD261A"/>
    <w:rsid w:val="00FD2D19"/>
    <w:rsid w:val="00FD2D5F"/>
    <w:rsid w:val="00FD2DCF"/>
    <w:rsid w:val="00FD3272"/>
    <w:rsid w:val="00FD3672"/>
    <w:rsid w:val="00FD43CB"/>
    <w:rsid w:val="00FD461E"/>
    <w:rsid w:val="00FD478A"/>
    <w:rsid w:val="00FD4C40"/>
    <w:rsid w:val="00FD4EDF"/>
    <w:rsid w:val="00FD52BF"/>
    <w:rsid w:val="00FD56B2"/>
    <w:rsid w:val="00FD5713"/>
    <w:rsid w:val="00FD60CE"/>
    <w:rsid w:val="00FD6CB4"/>
    <w:rsid w:val="00FD6E6B"/>
    <w:rsid w:val="00FD6E9F"/>
    <w:rsid w:val="00FD6EAB"/>
    <w:rsid w:val="00FD725C"/>
    <w:rsid w:val="00FD7614"/>
    <w:rsid w:val="00FD7DFA"/>
    <w:rsid w:val="00FE0481"/>
    <w:rsid w:val="00FE0521"/>
    <w:rsid w:val="00FE06FC"/>
    <w:rsid w:val="00FE08A2"/>
    <w:rsid w:val="00FE0F9B"/>
    <w:rsid w:val="00FE0FEA"/>
    <w:rsid w:val="00FE115D"/>
    <w:rsid w:val="00FE1C28"/>
    <w:rsid w:val="00FE1F24"/>
    <w:rsid w:val="00FE1FC1"/>
    <w:rsid w:val="00FE2727"/>
    <w:rsid w:val="00FE2940"/>
    <w:rsid w:val="00FE2A35"/>
    <w:rsid w:val="00FE2B57"/>
    <w:rsid w:val="00FE2D44"/>
    <w:rsid w:val="00FE2E88"/>
    <w:rsid w:val="00FE30CB"/>
    <w:rsid w:val="00FE3150"/>
    <w:rsid w:val="00FE334D"/>
    <w:rsid w:val="00FE3905"/>
    <w:rsid w:val="00FE414D"/>
    <w:rsid w:val="00FE4165"/>
    <w:rsid w:val="00FE443A"/>
    <w:rsid w:val="00FE4639"/>
    <w:rsid w:val="00FE4848"/>
    <w:rsid w:val="00FE4A26"/>
    <w:rsid w:val="00FE4A4E"/>
    <w:rsid w:val="00FE52C3"/>
    <w:rsid w:val="00FE53DE"/>
    <w:rsid w:val="00FE6272"/>
    <w:rsid w:val="00FE6373"/>
    <w:rsid w:val="00FE639D"/>
    <w:rsid w:val="00FE63B9"/>
    <w:rsid w:val="00FE64A1"/>
    <w:rsid w:val="00FE64F4"/>
    <w:rsid w:val="00FE6981"/>
    <w:rsid w:val="00FE6DED"/>
    <w:rsid w:val="00FE6F6C"/>
    <w:rsid w:val="00FE7C95"/>
    <w:rsid w:val="00FF0281"/>
    <w:rsid w:val="00FF0304"/>
    <w:rsid w:val="00FF03CF"/>
    <w:rsid w:val="00FF0653"/>
    <w:rsid w:val="00FF06DC"/>
    <w:rsid w:val="00FF12DA"/>
    <w:rsid w:val="00FF1484"/>
    <w:rsid w:val="00FF16DF"/>
    <w:rsid w:val="00FF1875"/>
    <w:rsid w:val="00FF1996"/>
    <w:rsid w:val="00FF1A52"/>
    <w:rsid w:val="00FF1AA4"/>
    <w:rsid w:val="00FF210F"/>
    <w:rsid w:val="00FF32CE"/>
    <w:rsid w:val="00FF3713"/>
    <w:rsid w:val="00FF3751"/>
    <w:rsid w:val="00FF37F5"/>
    <w:rsid w:val="00FF3B38"/>
    <w:rsid w:val="00FF3D30"/>
    <w:rsid w:val="00FF4110"/>
    <w:rsid w:val="00FF4AE9"/>
    <w:rsid w:val="00FF5D23"/>
    <w:rsid w:val="00FF60FA"/>
    <w:rsid w:val="00FF6427"/>
    <w:rsid w:val="00FF6619"/>
    <w:rsid w:val="00FF66B0"/>
    <w:rsid w:val="00FF7237"/>
    <w:rsid w:val="00FF7252"/>
    <w:rsid w:val="00FF74FF"/>
    <w:rsid w:val="00FF766E"/>
    <w:rsid w:val="00FF7E61"/>
    <w:rsid w:val="012473B4"/>
    <w:rsid w:val="01494AA1"/>
    <w:rsid w:val="017B3B85"/>
    <w:rsid w:val="0199DFB7"/>
    <w:rsid w:val="01AEDD5D"/>
    <w:rsid w:val="01DD3A52"/>
    <w:rsid w:val="01E0555E"/>
    <w:rsid w:val="01E5C694"/>
    <w:rsid w:val="01FBB93B"/>
    <w:rsid w:val="0211F81D"/>
    <w:rsid w:val="0251FC2D"/>
    <w:rsid w:val="025DB703"/>
    <w:rsid w:val="0267F1EF"/>
    <w:rsid w:val="0275E425"/>
    <w:rsid w:val="027B520E"/>
    <w:rsid w:val="0288F5D3"/>
    <w:rsid w:val="0290339A"/>
    <w:rsid w:val="029C779E"/>
    <w:rsid w:val="02E7927D"/>
    <w:rsid w:val="02F70F76"/>
    <w:rsid w:val="03378A57"/>
    <w:rsid w:val="0344B909"/>
    <w:rsid w:val="0358D376"/>
    <w:rsid w:val="0382DA60"/>
    <w:rsid w:val="03A2459A"/>
    <w:rsid w:val="03D4F54C"/>
    <w:rsid w:val="03E00024"/>
    <w:rsid w:val="041C6732"/>
    <w:rsid w:val="0442669F"/>
    <w:rsid w:val="04504C8B"/>
    <w:rsid w:val="0450D715"/>
    <w:rsid w:val="045B9E25"/>
    <w:rsid w:val="046012D0"/>
    <w:rsid w:val="0464356C"/>
    <w:rsid w:val="046551F9"/>
    <w:rsid w:val="04739728"/>
    <w:rsid w:val="04950E1C"/>
    <w:rsid w:val="04AB52D5"/>
    <w:rsid w:val="04B9F847"/>
    <w:rsid w:val="04BCF9EF"/>
    <w:rsid w:val="04D7BAE4"/>
    <w:rsid w:val="04E4C0AA"/>
    <w:rsid w:val="04E68B9A"/>
    <w:rsid w:val="04F7B069"/>
    <w:rsid w:val="0500E566"/>
    <w:rsid w:val="050786F0"/>
    <w:rsid w:val="050BA1A4"/>
    <w:rsid w:val="051567C9"/>
    <w:rsid w:val="0539EE84"/>
    <w:rsid w:val="053F026C"/>
    <w:rsid w:val="0556FAE6"/>
    <w:rsid w:val="055E2AD8"/>
    <w:rsid w:val="0572C020"/>
    <w:rsid w:val="0585B467"/>
    <w:rsid w:val="05863CC0"/>
    <w:rsid w:val="059A7878"/>
    <w:rsid w:val="06082B83"/>
    <w:rsid w:val="0613D443"/>
    <w:rsid w:val="061BD222"/>
    <w:rsid w:val="0623C922"/>
    <w:rsid w:val="062CD75C"/>
    <w:rsid w:val="0639D031"/>
    <w:rsid w:val="06434F34"/>
    <w:rsid w:val="064C5A37"/>
    <w:rsid w:val="0654FE60"/>
    <w:rsid w:val="06792392"/>
    <w:rsid w:val="068155A8"/>
    <w:rsid w:val="0686DD92"/>
    <w:rsid w:val="06AD6736"/>
    <w:rsid w:val="06B3E7F4"/>
    <w:rsid w:val="06BB2B5B"/>
    <w:rsid w:val="06BC4A1E"/>
    <w:rsid w:val="06D395EE"/>
    <w:rsid w:val="0707D39A"/>
    <w:rsid w:val="070BF6E2"/>
    <w:rsid w:val="070F51CB"/>
    <w:rsid w:val="07677555"/>
    <w:rsid w:val="07697AF8"/>
    <w:rsid w:val="078AD4A5"/>
    <w:rsid w:val="078C2431"/>
    <w:rsid w:val="07B1FFF4"/>
    <w:rsid w:val="07B37EBD"/>
    <w:rsid w:val="07B92C70"/>
    <w:rsid w:val="07C0EAE6"/>
    <w:rsid w:val="07F5545A"/>
    <w:rsid w:val="082304F5"/>
    <w:rsid w:val="08448066"/>
    <w:rsid w:val="084ACBDE"/>
    <w:rsid w:val="0857FB7F"/>
    <w:rsid w:val="085DDBD5"/>
    <w:rsid w:val="08749FB7"/>
    <w:rsid w:val="0884DEBC"/>
    <w:rsid w:val="0891F8CC"/>
    <w:rsid w:val="08A4BE27"/>
    <w:rsid w:val="08B18640"/>
    <w:rsid w:val="08B431BC"/>
    <w:rsid w:val="08DCC7CC"/>
    <w:rsid w:val="08E0B9BE"/>
    <w:rsid w:val="08FA39BE"/>
    <w:rsid w:val="09079F6A"/>
    <w:rsid w:val="09099FBC"/>
    <w:rsid w:val="090D7D04"/>
    <w:rsid w:val="09116321"/>
    <w:rsid w:val="09559A26"/>
    <w:rsid w:val="095BA30A"/>
    <w:rsid w:val="096561BE"/>
    <w:rsid w:val="0970B7C4"/>
    <w:rsid w:val="097E72EB"/>
    <w:rsid w:val="0980A614"/>
    <w:rsid w:val="099EF31B"/>
    <w:rsid w:val="09BCC5AA"/>
    <w:rsid w:val="09BE56AE"/>
    <w:rsid w:val="09C06191"/>
    <w:rsid w:val="09DD9CD7"/>
    <w:rsid w:val="09E629C1"/>
    <w:rsid w:val="09E84598"/>
    <w:rsid w:val="0A154B97"/>
    <w:rsid w:val="0A1D3839"/>
    <w:rsid w:val="0A2C3176"/>
    <w:rsid w:val="0A513733"/>
    <w:rsid w:val="0A5321A4"/>
    <w:rsid w:val="0A57DD75"/>
    <w:rsid w:val="0A59C623"/>
    <w:rsid w:val="0A686FE0"/>
    <w:rsid w:val="0A9DC369"/>
    <w:rsid w:val="0AB71CC4"/>
    <w:rsid w:val="0ADAD736"/>
    <w:rsid w:val="0AF12B05"/>
    <w:rsid w:val="0B1D0037"/>
    <w:rsid w:val="0B616C20"/>
    <w:rsid w:val="0B7E78E0"/>
    <w:rsid w:val="0B834929"/>
    <w:rsid w:val="0B8EE474"/>
    <w:rsid w:val="0B92B912"/>
    <w:rsid w:val="0BA705B3"/>
    <w:rsid w:val="0BCF1516"/>
    <w:rsid w:val="0BF3450B"/>
    <w:rsid w:val="0BFE2EF3"/>
    <w:rsid w:val="0C2B349C"/>
    <w:rsid w:val="0C3873AB"/>
    <w:rsid w:val="0C4F1A6C"/>
    <w:rsid w:val="0C7CF8F5"/>
    <w:rsid w:val="0C981E45"/>
    <w:rsid w:val="0C9E7D56"/>
    <w:rsid w:val="0CA5FADB"/>
    <w:rsid w:val="0CC01BE5"/>
    <w:rsid w:val="0CD493E5"/>
    <w:rsid w:val="0CDED760"/>
    <w:rsid w:val="0CDF00F0"/>
    <w:rsid w:val="0CE204F2"/>
    <w:rsid w:val="0CED61F0"/>
    <w:rsid w:val="0D0A7B55"/>
    <w:rsid w:val="0D0DBC19"/>
    <w:rsid w:val="0D367F02"/>
    <w:rsid w:val="0D39D034"/>
    <w:rsid w:val="0D598053"/>
    <w:rsid w:val="0D974491"/>
    <w:rsid w:val="0D9D88CA"/>
    <w:rsid w:val="0DBE51CB"/>
    <w:rsid w:val="0DC9E060"/>
    <w:rsid w:val="0DECDEE1"/>
    <w:rsid w:val="0E0C9701"/>
    <w:rsid w:val="0E19D09A"/>
    <w:rsid w:val="0E321C1D"/>
    <w:rsid w:val="0E41467C"/>
    <w:rsid w:val="0E4941EB"/>
    <w:rsid w:val="0E5592D1"/>
    <w:rsid w:val="0E84B7A3"/>
    <w:rsid w:val="0E875C7A"/>
    <w:rsid w:val="0E96052D"/>
    <w:rsid w:val="0EA4A617"/>
    <w:rsid w:val="0EDA014C"/>
    <w:rsid w:val="0EE67CC9"/>
    <w:rsid w:val="0EEFA6C3"/>
    <w:rsid w:val="0F0255F0"/>
    <w:rsid w:val="0F040978"/>
    <w:rsid w:val="0F04DF93"/>
    <w:rsid w:val="0F0EEE0F"/>
    <w:rsid w:val="0F164C20"/>
    <w:rsid w:val="0F1E7F5C"/>
    <w:rsid w:val="0F375335"/>
    <w:rsid w:val="0F3E5E94"/>
    <w:rsid w:val="0F4EE686"/>
    <w:rsid w:val="0F8021F1"/>
    <w:rsid w:val="0F955F4E"/>
    <w:rsid w:val="0F9933FC"/>
    <w:rsid w:val="0FA099B6"/>
    <w:rsid w:val="0FB50A40"/>
    <w:rsid w:val="0FCC9EB6"/>
    <w:rsid w:val="0FCFD1CE"/>
    <w:rsid w:val="0FDA2828"/>
    <w:rsid w:val="0FDE18FD"/>
    <w:rsid w:val="0FF0B9B5"/>
    <w:rsid w:val="0FF7E943"/>
    <w:rsid w:val="0FFFE5F8"/>
    <w:rsid w:val="1009D210"/>
    <w:rsid w:val="100E3906"/>
    <w:rsid w:val="10221C57"/>
    <w:rsid w:val="103ED643"/>
    <w:rsid w:val="10454F04"/>
    <w:rsid w:val="105D94BA"/>
    <w:rsid w:val="10699024"/>
    <w:rsid w:val="107B6E3C"/>
    <w:rsid w:val="10B5F8AB"/>
    <w:rsid w:val="10B61A53"/>
    <w:rsid w:val="10C1C930"/>
    <w:rsid w:val="10F4CCBE"/>
    <w:rsid w:val="1105C13D"/>
    <w:rsid w:val="111ED3B8"/>
    <w:rsid w:val="11228FD2"/>
    <w:rsid w:val="112C32DF"/>
    <w:rsid w:val="1145A805"/>
    <w:rsid w:val="1150C42F"/>
    <w:rsid w:val="1173BAD1"/>
    <w:rsid w:val="119B50CF"/>
    <w:rsid w:val="11AFB341"/>
    <w:rsid w:val="1210FBE5"/>
    <w:rsid w:val="1213BC2A"/>
    <w:rsid w:val="121CC2D6"/>
    <w:rsid w:val="12202F04"/>
    <w:rsid w:val="1220BCE8"/>
    <w:rsid w:val="12276DA9"/>
    <w:rsid w:val="122FD9DE"/>
    <w:rsid w:val="1249E2DB"/>
    <w:rsid w:val="1258895A"/>
    <w:rsid w:val="12653A42"/>
    <w:rsid w:val="128A6669"/>
    <w:rsid w:val="129D970A"/>
    <w:rsid w:val="12AAC09F"/>
    <w:rsid w:val="12B92D60"/>
    <w:rsid w:val="12D341F5"/>
    <w:rsid w:val="12E43DE5"/>
    <w:rsid w:val="12EAB645"/>
    <w:rsid w:val="12F693B4"/>
    <w:rsid w:val="12F80306"/>
    <w:rsid w:val="130B65D5"/>
    <w:rsid w:val="1318DD43"/>
    <w:rsid w:val="1321C8D9"/>
    <w:rsid w:val="1347F9B8"/>
    <w:rsid w:val="13501A63"/>
    <w:rsid w:val="135151E4"/>
    <w:rsid w:val="13746B06"/>
    <w:rsid w:val="1381452C"/>
    <w:rsid w:val="13A6804F"/>
    <w:rsid w:val="13CAF50D"/>
    <w:rsid w:val="13DD1194"/>
    <w:rsid w:val="13F5E660"/>
    <w:rsid w:val="14025345"/>
    <w:rsid w:val="140C9FAF"/>
    <w:rsid w:val="1412DC7E"/>
    <w:rsid w:val="1427F113"/>
    <w:rsid w:val="142A3B2B"/>
    <w:rsid w:val="143BFDC2"/>
    <w:rsid w:val="14654B93"/>
    <w:rsid w:val="14712A80"/>
    <w:rsid w:val="148D9DC9"/>
    <w:rsid w:val="14B157CF"/>
    <w:rsid w:val="14B552C2"/>
    <w:rsid w:val="14B94C29"/>
    <w:rsid w:val="14CCED87"/>
    <w:rsid w:val="14D15AD5"/>
    <w:rsid w:val="14F6E2E1"/>
    <w:rsid w:val="14FE8B4B"/>
    <w:rsid w:val="150F0D0B"/>
    <w:rsid w:val="151CE3C2"/>
    <w:rsid w:val="1534B8E1"/>
    <w:rsid w:val="153622D8"/>
    <w:rsid w:val="15497BB0"/>
    <w:rsid w:val="154E09AC"/>
    <w:rsid w:val="1551E237"/>
    <w:rsid w:val="1564E5A3"/>
    <w:rsid w:val="156672CC"/>
    <w:rsid w:val="158B28A0"/>
    <w:rsid w:val="15953087"/>
    <w:rsid w:val="15A6DA9E"/>
    <w:rsid w:val="1600A87A"/>
    <w:rsid w:val="162EBB84"/>
    <w:rsid w:val="165B1B71"/>
    <w:rsid w:val="166ADA00"/>
    <w:rsid w:val="167C8714"/>
    <w:rsid w:val="16836711"/>
    <w:rsid w:val="16A4D782"/>
    <w:rsid w:val="16A50CE5"/>
    <w:rsid w:val="16CD941C"/>
    <w:rsid w:val="16D8E269"/>
    <w:rsid w:val="1702DAA7"/>
    <w:rsid w:val="172F9FB9"/>
    <w:rsid w:val="1771B276"/>
    <w:rsid w:val="1782116F"/>
    <w:rsid w:val="1782F04D"/>
    <w:rsid w:val="1792928B"/>
    <w:rsid w:val="17AB5076"/>
    <w:rsid w:val="17D92076"/>
    <w:rsid w:val="17E26A6C"/>
    <w:rsid w:val="17F9E30F"/>
    <w:rsid w:val="180AF120"/>
    <w:rsid w:val="180B7351"/>
    <w:rsid w:val="1814D61C"/>
    <w:rsid w:val="181EAA76"/>
    <w:rsid w:val="183E4F4B"/>
    <w:rsid w:val="183FCA64"/>
    <w:rsid w:val="184AD9BD"/>
    <w:rsid w:val="184E4130"/>
    <w:rsid w:val="185F5193"/>
    <w:rsid w:val="186CE007"/>
    <w:rsid w:val="186EEF0F"/>
    <w:rsid w:val="18888B93"/>
    <w:rsid w:val="1892769C"/>
    <w:rsid w:val="18C32B27"/>
    <w:rsid w:val="18D01FD0"/>
    <w:rsid w:val="1908F1F9"/>
    <w:rsid w:val="1908FA91"/>
    <w:rsid w:val="190EDE8F"/>
    <w:rsid w:val="191E7CBD"/>
    <w:rsid w:val="19225AA5"/>
    <w:rsid w:val="1928608E"/>
    <w:rsid w:val="19322036"/>
    <w:rsid w:val="19688394"/>
    <w:rsid w:val="19743D38"/>
    <w:rsid w:val="19820B8E"/>
    <w:rsid w:val="19883CA5"/>
    <w:rsid w:val="1A057488"/>
    <w:rsid w:val="1A162126"/>
    <w:rsid w:val="1A20B91A"/>
    <w:rsid w:val="1A650761"/>
    <w:rsid w:val="1A7324A0"/>
    <w:rsid w:val="1A9C5A06"/>
    <w:rsid w:val="1A9F525E"/>
    <w:rsid w:val="1AA766C8"/>
    <w:rsid w:val="1ADE728F"/>
    <w:rsid w:val="1AE4342C"/>
    <w:rsid w:val="1AEF6D35"/>
    <w:rsid w:val="1AF12F00"/>
    <w:rsid w:val="1B1EDDC8"/>
    <w:rsid w:val="1B2D14EC"/>
    <w:rsid w:val="1B4912F7"/>
    <w:rsid w:val="1B7E95A3"/>
    <w:rsid w:val="1B91AE08"/>
    <w:rsid w:val="1B91E68C"/>
    <w:rsid w:val="1B952AE5"/>
    <w:rsid w:val="1BD7E01D"/>
    <w:rsid w:val="1BDCF084"/>
    <w:rsid w:val="1BE75E34"/>
    <w:rsid w:val="1BE802BE"/>
    <w:rsid w:val="1C03FD82"/>
    <w:rsid w:val="1C14B0F6"/>
    <w:rsid w:val="1C4DAD26"/>
    <w:rsid w:val="1C5C0A59"/>
    <w:rsid w:val="1C899108"/>
    <w:rsid w:val="1CB91927"/>
    <w:rsid w:val="1CC1F9E8"/>
    <w:rsid w:val="1CC5C56A"/>
    <w:rsid w:val="1CD76B6C"/>
    <w:rsid w:val="1CF24E9F"/>
    <w:rsid w:val="1D7457DC"/>
    <w:rsid w:val="1D766319"/>
    <w:rsid w:val="1D7922EF"/>
    <w:rsid w:val="1D94E114"/>
    <w:rsid w:val="1DA1B379"/>
    <w:rsid w:val="1DC6D99E"/>
    <w:rsid w:val="1DC9094C"/>
    <w:rsid w:val="1DCEFFD4"/>
    <w:rsid w:val="1DF3368B"/>
    <w:rsid w:val="1E0D5658"/>
    <w:rsid w:val="1E2C825B"/>
    <w:rsid w:val="1E33788D"/>
    <w:rsid w:val="1E5E7779"/>
    <w:rsid w:val="1E7C8135"/>
    <w:rsid w:val="1E8BD35D"/>
    <w:rsid w:val="1EB56B6D"/>
    <w:rsid w:val="1ED30CA4"/>
    <w:rsid w:val="1EDD6DFB"/>
    <w:rsid w:val="1EF8AB5B"/>
    <w:rsid w:val="1F16608F"/>
    <w:rsid w:val="1F263745"/>
    <w:rsid w:val="1F3D293D"/>
    <w:rsid w:val="1F5E8A5A"/>
    <w:rsid w:val="1F7EA336"/>
    <w:rsid w:val="1FA93460"/>
    <w:rsid w:val="1FCB2C29"/>
    <w:rsid w:val="1FD6C322"/>
    <w:rsid w:val="1FDC1E69"/>
    <w:rsid w:val="20074CC2"/>
    <w:rsid w:val="2019F4AB"/>
    <w:rsid w:val="201E93C6"/>
    <w:rsid w:val="2039928B"/>
    <w:rsid w:val="204D2281"/>
    <w:rsid w:val="205BD9DD"/>
    <w:rsid w:val="208003E9"/>
    <w:rsid w:val="2095A1CC"/>
    <w:rsid w:val="209BCD27"/>
    <w:rsid w:val="20A7A8BC"/>
    <w:rsid w:val="20A84C85"/>
    <w:rsid w:val="20B9CC54"/>
    <w:rsid w:val="20DAA98E"/>
    <w:rsid w:val="21167E53"/>
    <w:rsid w:val="214756B5"/>
    <w:rsid w:val="2164F617"/>
    <w:rsid w:val="218D4D7B"/>
    <w:rsid w:val="21E920F6"/>
    <w:rsid w:val="2201046D"/>
    <w:rsid w:val="2214F630"/>
    <w:rsid w:val="221F9CBF"/>
    <w:rsid w:val="222516CF"/>
    <w:rsid w:val="222CED95"/>
    <w:rsid w:val="222D1EEF"/>
    <w:rsid w:val="223C31C8"/>
    <w:rsid w:val="225F21A0"/>
    <w:rsid w:val="22A195CF"/>
    <w:rsid w:val="22A5B169"/>
    <w:rsid w:val="22B6507D"/>
    <w:rsid w:val="22DA9ADE"/>
    <w:rsid w:val="22DC590C"/>
    <w:rsid w:val="22E33453"/>
    <w:rsid w:val="22EA5EF6"/>
    <w:rsid w:val="232331D1"/>
    <w:rsid w:val="2340AB2F"/>
    <w:rsid w:val="234E0EDA"/>
    <w:rsid w:val="23544470"/>
    <w:rsid w:val="238D064E"/>
    <w:rsid w:val="23C57BEA"/>
    <w:rsid w:val="23E3A395"/>
    <w:rsid w:val="23E70EC3"/>
    <w:rsid w:val="23F2550C"/>
    <w:rsid w:val="24022915"/>
    <w:rsid w:val="240CE897"/>
    <w:rsid w:val="24174480"/>
    <w:rsid w:val="2438049B"/>
    <w:rsid w:val="24457CCF"/>
    <w:rsid w:val="246ED4F2"/>
    <w:rsid w:val="2485B536"/>
    <w:rsid w:val="248FEF49"/>
    <w:rsid w:val="24AEF0D8"/>
    <w:rsid w:val="24E7F1A4"/>
    <w:rsid w:val="24EAA878"/>
    <w:rsid w:val="24F12B16"/>
    <w:rsid w:val="24F2C619"/>
    <w:rsid w:val="250772AC"/>
    <w:rsid w:val="25202F4A"/>
    <w:rsid w:val="254CAA1E"/>
    <w:rsid w:val="25530626"/>
    <w:rsid w:val="25556A5E"/>
    <w:rsid w:val="257C33BC"/>
    <w:rsid w:val="25DF30C2"/>
    <w:rsid w:val="25EE5D3C"/>
    <w:rsid w:val="26054B9A"/>
    <w:rsid w:val="26059438"/>
    <w:rsid w:val="260B53D5"/>
    <w:rsid w:val="261B325C"/>
    <w:rsid w:val="263B2DBF"/>
    <w:rsid w:val="264BEFAB"/>
    <w:rsid w:val="265739CC"/>
    <w:rsid w:val="267705A5"/>
    <w:rsid w:val="269B8298"/>
    <w:rsid w:val="26AD6922"/>
    <w:rsid w:val="26B4A4FF"/>
    <w:rsid w:val="26C56DCF"/>
    <w:rsid w:val="26C946B7"/>
    <w:rsid w:val="26E86BC8"/>
    <w:rsid w:val="2700A250"/>
    <w:rsid w:val="2705D53C"/>
    <w:rsid w:val="273A4597"/>
    <w:rsid w:val="274ADA1E"/>
    <w:rsid w:val="274FF85E"/>
    <w:rsid w:val="2769A24B"/>
    <w:rsid w:val="2786D4AA"/>
    <w:rsid w:val="27923D95"/>
    <w:rsid w:val="27A00491"/>
    <w:rsid w:val="27A300AB"/>
    <w:rsid w:val="27A84CD2"/>
    <w:rsid w:val="27CCB004"/>
    <w:rsid w:val="27FEE115"/>
    <w:rsid w:val="28303233"/>
    <w:rsid w:val="284F30EE"/>
    <w:rsid w:val="284FE93A"/>
    <w:rsid w:val="286D72DE"/>
    <w:rsid w:val="288832F4"/>
    <w:rsid w:val="28AEA259"/>
    <w:rsid w:val="28B00B4E"/>
    <w:rsid w:val="28B053CE"/>
    <w:rsid w:val="28B26AE4"/>
    <w:rsid w:val="28C20E6D"/>
    <w:rsid w:val="28D0BF95"/>
    <w:rsid w:val="2900E01A"/>
    <w:rsid w:val="2913721E"/>
    <w:rsid w:val="29151112"/>
    <w:rsid w:val="291D34D2"/>
    <w:rsid w:val="2944D2D2"/>
    <w:rsid w:val="295BE922"/>
    <w:rsid w:val="296BF336"/>
    <w:rsid w:val="2971D621"/>
    <w:rsid w:val="297BE637"/>
    <w:rsid w:val="297CCDE4"/>
    <w:rsid w:val="297E497D"/>
    <w:rsid w:val="297EA8E7"/>
    <w:rsid w:val="298A42CA"/>
    <w:rsid w:val="2992BD3F"/>
    <w:rsid w:val="29AD607F"/>
    <w:rsid w:val="29BA4CCC"/>
    <w:rsid w:val="29C58EDF"/>
    <w:rsid w:val="29EB9082"/>
    <w:rsid w:val="29F6C4D2"/>
    <w:rsid w:val="29F6CD3A"/>
    <w:rsid w:val="2A26C724"/>
    <w:rsid w:val="2A41F88D"/>
    <w:rsid w:val="2A4C9B39"/>
    <w:rsid w:val="2A79C3D9"/>
    <w:rsid w:val="2AD350EB"/>
    <w:rsid w:val="2AD4A5F4"/>
    <w:rsid w:val="2B1C6120"/>
    <w:rsid w:val="2B2B3C6E"/>
    <w:rsid w:val="2B456404"/>
    <w:rsid w:val="2B4D3501"/>
    <w:rsid w:val="2B58C07A"/>
    <w:rsid w:val="2B5DE38A"/>
    <w:rsid w:val="2B6C9EFC"/>
    <w:rsid w:val="2B78B2AE"/>
    <w:rsid w:val="2B962C20"/>
    <w:rsid w:val="2BA2E1EB"/>
    <w:rsid w:val="2BEA8C47"/>
    <w:rsid w:val="2C49DB00"/>
    <w:rsid w:val="2C4CC707"/>
    <w:rsid w:val="2C5A01D3"/>
    <w:rsid w:val="2C6CCC50"/>
    <w:rsid w:val="2C855F8A"/>
    <w:rsid w:val="2C96C1CB"/>
    <w:rsid w:val="2C9C0AB1"/>
    <w:rsid w:val="2CB12F69"/>
    <w:rsid w:val="2CB1BDD0"/>
    <w:rsid w:val="2CBEA6F2"/>
    <w:rsid w:val="2CCFE6C5"/>
    <w:rsid w:val="2CD08A7E"/>
    <w:rsid w:val="2CE5E987"/>
    <w:rsid w:val="2CEF3966"/>
    <w:rsid w:val="2D02A07A"/>
    <w:rsid w:val="2D3E43A0"/>
    <w:rsid w:val="2D5ED1E3"/>
    <w:rsid w:val="2D7E46ED"/>
    <w:rsid w:val="2D99E2D0"/>
    <w:rsid w:val="2DAE5F57"/>
    <w:rsid w:val="2DB21637"/>
    <w:rsid w:val="2DDF4716"/>
    <w:rsid w:val="2E2515E2"/>
    <w:rsid w:val="2E37CB41"/>
    <w:rsid w:val="2E44356D"/>
    <w:rsid w:val="2E645F28"/>
    <w:rsid w:val="2E6B8739"/>
    <w:rsid w:val="2E761463"/>
    <w:rsid w:val="2E82B5B2"/>
    <w:rsid w:val="2E95E7CD"/>
    <w:rsid w:val="2EAF22CD"/>
    <w:rsid w:val="2EC4D4C2"/>
    <w:rsid w:val="2ECC11D4"/>
    <w:rsid w:val="2EDE594D"/>
    <w:rsid w:val="2EFF557A"/>
    <w:rsid w:val="2F05BAE7"/>
    <w:rsid w:val="2F1503F6"/>
    <w:rsid w:val="2F19677A"/>
    <w:rsid w:val="2F1A752B"/>
    <w:rsid w:val="2F202BB6"/>
    <w:rsid w:val="2F434388"/>
    <w:rsid w:val="2F4465AA"/>
    <w:rsid w:val="2F4BAB6F"/>
    <w:rsid w:val="2F5F6F28"/>
    <w:rsid w:val="2F7BF4C3"/>
    <w:rsid w:val="2F90F827"/>
    <w:rsid w:val="2FB81AA2"/>
    <w:rsid w:val="2FC45DD8"/>
    <w:rsid w:val="2FEA5EA5"/>
    <w:rsid w:val="2FF26F5B"/>
    <w:rsid w:val="3027474E"/>
    <w:rsid w:val="30292415"/>
    <w:rsid w:val="303E9E1A"/>
    <w:rsid w:val="3042BFB8"/>
    <w:rsid w:val="3065B2E2"/>
    <w:rsid w:val="3070D37F"/>
    <w:rsid w:val="3089BBD4"/>
    <w:rsid w:val="3096796B"/>
    <w:rsid w:val="30CA6E8A"/>
    <w:rsid w:val="30CFBDD1"/>
    <w:rsid w:val="30E1B110"/>
    <w:rsid w:val="30E414E4"/>
    <w:rsid w:val="30F70234"/>
    <w:rsid w:val="30FE7E33"/>
    <w:rsid w:val="310A2A08"/>
    <w:rsid w:val="31351A4B"/>
    <w:rsid w:val="31500BED"/>
    <w:rsid w:val="315A6991"/>
    <w:rsid w:val="31606005"/>
    <w:rsid w:val="316A9494"/>
    <w:rsid w:val="318920EA"/>
    <w:rsid w:val="31AC3DE0"/>
    <w:rsid w:val="31D3B56A"/>
    <w:rsid w:val="31D6A47A"/>
    <w:rsid w:val="31DA5190"/>
    <w:rsid w:val="31E062E9"/>
    <w:rsid w:val="321F93EC"/>
    <w:rsid w:val="32357703"/>
    <w:rsid w:val="3241483F"/>
    <w:rsid w:val="324E6CA5"/>
    <w:rsid w:val="328233FF"/>
    <w:rsid w:val="32966B3F"/>
    <w:rsid w:val="32A8E154"/>
    <w:rsid w:val="32C20727"/>
    <w:rsid w:val="32C46628"/>
    <w:rsid w:val="32CE1BA3"/>
    <w:rsid w:val="32D2F64B"/>
    <w:rsid w:val="32FCBC3A"/>
    <w:rsid w:val="3315CDDD"/>
    <w:rsid w:val="332F0081"/>
    <w:rsid w:val="337F7923"/>
    <w:rsid w:val="338C25A5"/>
    <w:rsid w:val="338FB2A4"/>
    <w:rsid w:val="339E61A7"/>
    <w:rsid w:val="33DA762F"/>
    <w:rsid w:val="33E7FE75"/>
    <w:rsid w:val="341766CF"/>
    <w:rsid w:val="3422623E"/>
    <w:rsid w:val="3460CC18"/>
    <w:rsid w:val="346B304D"/>
    <w:rsid w:val="349D1491"/>
    <w:rsid w:val="349DF843"/>
    <w:rsid w:val="34ADF954"/>
    <w:rsid w:val="34B88E71"/>
    <w:rsid w:val="34B93022"/>
    <w:rsid w:val="34C1224F"/>
    <w:rsid w:val="34D5A96C"/>
    <w:rsid w:val="34FA4F6C"/>
    <w:rsid w:val="350C1376"/>
    <w:rsid w:val="351C917D"/>
    <w:rsid w:val="3535E988"/>
    <w:rsid w:val="356A11DE"/>
    <w:rsid w:val="358F0063"/>
    <w:rsid w:val="35BF9954"/>
    <w:rsid w:val="35C51E06"/>
    <w:rsid w:val="35D6ECB8"/>
    <w:rsid w:val="35DE8CA2"/>
    <w:rsid w:val="35F05E3D"/>
    <w:rsid w:val="35F0EC1A"/>
    <w:rsid w:val="3632DA0E"/>
    <w:rsid w:val="3646B037"/>
    <w:rsid w:val="364E883E"/>
    <w:rsid w:val="366162BD"/>
    <w:rsid w:val="36782E4D"/>
    <w:rsid w:val="367D6465"/>
    <w:rsid w:val="3681DD8D"/>
    <w:rsid w:val="369B6E60"/>
    <w:rsid w:val="36A58420"/>
    <w:rsid w:val="36AC2FBB"/>
    <w:rsid w:val="36B275E8"/>
    <w:rsid w:val="36C4B36C"/>
    <w:rsid w:val="36D9E722"/>
    <w:rsid w:val="36DBF7BB"/>
    <w:rsid w:val="36DE4B94"/>
    <w:rsid w:val="36E58679"/>
    <w:rsid w:val="36F817C4"/>
    <w:rsid w:val="36FD90A9"/>
    <w:rsid w:val="37406B94"/>
    <w:rsid w:val="377EA89E"/>
    <w:rsid w:val="37AB0A8A"/>
    <w:rsid w:val="37C32BC6"/>
    <w:rsid w:val="37CDCFC1"/>
    <w:rsid w:val="3812C440"/>
    <w:rsid w:val="383DB2E5"/>
    <w:rsid w:val="3845B532"/>
    <w:rsid w:val="385384B8"/>
    <w:rsid w:val="385C5920"/>
    <w:rsid w:val="38812A72"/>
    <w:rsid w:val="38A05309"/>
    <w:rsid w:val="38A6B45B"/>
    <w:rsid w:val="38A8C926"/>
    <w:rsid w:val="38BC6FE9"/>
    <w:rsid w:val="38D9EA84"/>
    <w:rsid w:val="38EA3C19"/>
    <w:rsid w:val="3900E876"/>
    <w:rsid w:val="3904A414"/>
    <w:rsid w:val="391F41CC"/>
    <w:rsid w:val="39430383"/>
    <w:rsid w:val="395EF84B"/>
    <w:rsid w:val="3966479F"/>
    <w:rsid w:val="39A59BDF"/>
    <w:rsid w:val="39EF8EC4"/>
    <w:rsid w:val="39F37ED8"/>
    <w:rsid w:val="39FBEBDA"/>
    <w:rsid w:val="39FC0A43"/>
    <w:rsid w:val="3A11CDF6"/>
    <w:rsid w:val="3A3A57F5"/>
    <w:rsid w:val="3A457132"/>
    <w:rsid w:val="3A53740C"/>
    <w:rsid w:val="3AA33715"/>
    <w:rsid w:val="3AADDF40"/>
    <w:rsid w:val="3AE30D24"/>
    <w:rsid w:val="3AE892ED"/>
    <w:rsid w:val="3AED641F"/>
    <w:rsid w:val="3AEF38AB"/>
    <w:rsid w:val="3B18ECC4"/>
    <w:rsid w:val="3B27C674"/>
    <w:rsid w:val="3B3E109B"/>
    <w:rsid w:val="3B7937EE"/>
    <w:rsid w:val="3B9E4B32"/>
    <w:rsid w:val="3BB7C40E"/>
    <w:rsid w:val="3BBAC2C1"/>
    <w:rsid w:val="3BD6DBAF"/>
    <w:rsid w:val="3BEEA087"/>
    <w:rsid w:val="3C0052D0"/>
    <w:rsid w:val="3C3CDE97"/>
    <w:rsid w:val="3C537829"/>
    <w:rsid w:val="3C554C6F"/>
    <w:rsid w:val="3C5EBFC4"/>
    <w:rsid w:val="3C718138"/>
    <w:rsid w:val="3C88A61D"/>
    <w:rsid w:val="3CCC8D93"/>
    <w:rsid w:val="3CD2D1F8"/>
    <w:rsid w:val="3CED14B6"/>
    <w:rsid w:val="3D076C44"/>
    <w:rsid w:val="3D522CB8"/>
    <w:rsid w:val="3D7019F4"/>
    <w:rsid w:val="3D771966"/>
    <w:rsid w:val="3D802BE4"/>
    <w:rsid w:val="3D9128BC"/>
    <w:rsid w:val="3D96E757"/>
    <w:rsid w:val="3D9F9D35"/>
    <w:rsid w:val="3DA8ADA1"/>
    <w:rsid w:val="3DB92020"/>
    <w:rsid w:val="3E079D69"/>
    <w:rsid w:val="3E155E56"/>
    <w:rsid w:val="3E17F0D3"/>
    <w:rsid w:val="3E6FA51C"/>
    <w:rsid w:val="3E875E3D"/>
    <w:rsid w:val="3E97F162"/>
    <w:rsid w:val="3EAD50AC"/>
    <w:rsid w:val="3EAD6220"/>
    <w:rsid w:val="3EAE20D6"/>
    <w:rsid w:val="3EB17CBB"/>
    <w:rsid w:val="3EE7E3E9"/>
    <w:rsid w:val="3EFB4AE6"/>
    <w:rsid w:val="3F128E9D"/>
    <w:rsid w:val="3F25A984"/>
    <w:rsid w:val="3F29BB00"/>
    <w:rsid w:val="3F35B962"/>
    <w:rsid w:val="3F38B54A"/>
    <w:rsid w:val="3F4F4FB7"/>
    <w:rsid w:val="3F631FAB"/>
    <w:rsid w:val="3F661573"/>
    <w:rsid w:val="3F89FB49"/>
    <w:rsid w:val="3F8BCEDD"/>
    <w:rsid w:val="3FA0CF7D"/>
    <w:rsid w:val="3FD8150C"/>
    <w:rsid w:val="3FDA9548"/>
    <w:rsid w:val="4011D398"/>
    <w:rsid w:val="401326A6"/>
    <w:rsid w:val="40279F3D"/>
    <w:rsid w:val="402A3114"/>
    <w:rsid w:val="4038B68A"/>
    <w:rsid w:val="4048A928"/>
    <w:rsid w:val="40529FF6"/>
    <w:rsid w:val="4057D1E0"/>
    <w:rsid w:val="405A5B84"/>
    <w:rsid w:val="40890895"/>
    <w:rsid w:val="409F006D"/>
    <w:rsid w:val="40A32A8C"/>
    <w:rsid w:val="40A6D282"/>
    <w:rsid w:val="40ACC9C8"/>
    <w:rsid w:val="40B96CF5"/>
    <w:rsid w:val="40C28746"/>
    <w:rsid w:val="40E35971"/>
    <w:rsid w:val="40E3EC63"/>
    <w:rsid w:val="40E4E50F"/>
    <w:rsid w:val="41039CC6"/>
    <w:rsid w:val="4110BF2D"/>
    <w:rsid w:val="41352B1F"/>
    <w:rsid w:val="413955E5"/>
    <w:rsid w:val="419C707D"/>
    <w:rsid w:val="41D4221A"/>
    <w:rsid w:val="41FB5082"/>
    <w:rsid w:val="426F689E"/>
    <w:rsid w:val="42A2C198"/>
    <w:rsid w:val="42AAF1B7"/>
    <w:rsid w:val="42EB7386"/>
    <w:rsid w:val="42ECE13B"/>
    <w:rsid w:val="430634BD"/>
    <w:rsid w:val="430D659D"/>
    <w:rsid w:val="4314A4C5"/>
    <w:rsid w:val="43166282"/>
    <w:rsid w:val="434BA7C0"/>
    <w:rsid w:val="43565A0C"/>
    <w:rsid w:val="436BCFB4"/>
    <w:rsid w:val="438DD009"/>
    <w:rsid w:val="4391BC01"/>
    <w:rsid w:val="43AE818C"/>
    <w:rsid w:val="43C889DF"/>
    <w:rsid w:val="43CE3314"/>
    <w:rsid w:val="43E1410E"/>
    <w:rsid w:val="44436880"/>
    <w:rsid w:val="4443EC69"/>
    <w:rsid w:val="4455E9DC"/>
    <w:rsid w:val="44717E53"/>
    <w:rsid w:val="44899D7B"/>
    <w:rsid w:val="448F50E9"/>
    <w:rsid w:val="44C89BE2"/>
    <w:rsid w:val="44F418E7"/>
    <w:rsid w:val="4501E16B"/>
    <w:rsid w:val="452CAB6F"/>
    <w:rsid w:val="453A278C"/>
    <w:rsid w:val="4540B564"/>
    <w:rsid w:val="4553BA1F"/>
    <w:rsid w:val="4594CAEE"/>
    <w:rsid w:val="45A01097"/>
    <w:rsid w:val="45C45A44"/>
    <w:rsid w:val="45D2A75E"/>
    <w:rsid w:val="45F44FF7"/>
    <w:rsid w:val="45F6257C"/>
    <w:rsid w:val="45F755CD"/>
    <w:rsid w:val="46059F35"/>
    <w:rsid w:val="4633830C"/>
    <w:rsid w:val="46364D4E"/>
    <w:rsid w:val="463B1EC7"/>
    <w:rsid w:val="4641CA83"/>
    <w:rsid w:val="466A70E2"/>
    <w:rsid w:val="467C7701"/>
    <w:rsid w:val="467D1009"/>
    <w:rsid w:val="4681546D"/>
    <w:rsid w:val="46960987"/>
    <w:rsid w:val="46B6F66C"/>
    <w:rsid w:val="46DD9777"/>
    <w:rsid w:val="46EBC788"/>
    <w:rsid w:val="4727C34E"/>
    <w:rsid w:val="47696C7B"/>
    <w:rsid w:val="478F7C06"/>
    <w:rsid w:val="479890A9"/>
    <w:rsid w:val="4799BB3F"/>
    <w:rsid w:val="47B8D49A"/>
    <w:rsid w:val="47DD4D02"/>
    <w:rsid w:val="47EB265F"/>
    <w:rsid w:val="47EC9E1C"/>
    <w:rsid w:val="48122D5B"/>
    <w:rsid w:val="483064E9"/>
    <w:rsid w:val="485CE4DB"/>
    <w:rsid w:val="487A2F6C"/>
    <w:rsid w:val="487AC89E"/>
    <w:rsid w:val="488A10DC"/>
    <w:rsid w:val="4892FF22"/>
    <w:rsid w:val="48958AB3"/>
    <w:rsid w:val="48CA0D72"/>
    <w:rsid w:val="48D361A9"/>
    <w:rsid w:val="4903F121"/>
    <w:rsid w:val="490B3A50"/>
    <w:rsid w:val="49225405"/>
    <w:rsid w:val="49327421"/>
    <w:rsid w:val="4943348B"/>
    <w:rsid w:val="495A4BA6"/>
    <w:rsid w:val="49755A27"/>
    <w:rsid w:val="497716F7"/>
    <w:rsid w:val="498F318C"/>
    <w:rsid w:val="499CF581"/>
    <w:rsid w:val="49BDD5C5"/>
    <w:rsid w:val="49F45D6B"/>
    <w:rsid w:val="49F8776D"/>
    <w:rsid w:val="4A1191E8"/>
    <w:rsid w:val="4A17F0EC"/>
    <w:rsid w:val="4A317A5F"/>
    <w:rsid w:val="4A373F33"/>
    <w:rsid w:val="4A3B9046"/>
    <w:rsid w:val="4A435F6B"/>
    <w:rsid w:val="4A97E4B7"/>
    <w:rsid w:val="4ABD940F"/>
    <w:rsid w:val="4AC73A11"/>
    <w:rsid w:val="4ACE5412"/>
    <w:rsid w:val="4AE30253"/>
    <w:rsid w:val="4B0408D9"/>
    <w:rsid w:val="4B242B1E"/>
    <w:rsid w:val="4B2B84CB"/>
    <w:rsid w:val="4B52DCEC"/>
    <w:rsid w:val="4B7BF053"/>
    <w:rsid w:val="4B8EBCEC"/>
    <w:rsid w:val="4BDD79D7"/>
    <w:rsid w:val="4C072DB3"/>
    <w:rsid w:val="4C2162C1"/>
    <w:rsid w:val="4C315A50"/>
    <w:rsid w:val="4C34B3A3"/>
    <w:rsid w:val="4C355419"/>
    <w:rsid w:val="4C63D25F"/>
    <w:rsid w:val="4C66928E"/>
    <w:rsid w:val="4C73C596"/>
    <w:rsid w:val="4C87A5FD"/>
    <w:rsid w:val="4C8D4B92"/>
    <w:rsid w:val="4C9CB811"/>
    <w:rsid w:val="4CB29B04"/>
    <w:rsid w:val="4CBD4423"/>
    <w:rsid w:val="4CC09266"/>
    <w:rsid w:val="4CDEB315"/>
    <w:rsid w:val="4CE3C769"/>
    <w:rsid w:val="4D078E4F"/>
    <w:rsid w:val="4D15DDDC"/>
    <w:rsid w:val="4D1E45CB"/>
    <w:rsid w:val="4D221710"/>
    <w:rsid w:val="4D2623C3"/>
    <w:rsid w:val="4D4CD03C"/>
    <w:rsid w:val="4D538577"/>
    <w:rsid w:val="4D682481"/>
    <w:rsid w:val="4D7E9507"/>
    <w:rsid w:val="4DA11BFC"/>
    <w:rsid w:val="4DB1EE41"/>
    <w:rsid w:val="4DB8201C"/>
    <w:rsid w:val="4DDC5659"/>
    <w:rsid w:val="4DE8E820"/>
    <w:rsid w:val="4E04A20F"/>
    <w:rsid w:val="4E056AF7"/>
    <w:rsid w:val="4E0CEF58"/>
    <w:rsid w:val="4E45851C"/>
    <w:rsid w:val="4EB2D391"/>
    <w:rsid w:val="4EC6BAB2"/>
    <w:rsid w:val="4EDD54CF"/>
    <w:rsid w:val="4EE71DF2"/>
    <w:rsid w:val="4EF14B57"/>
    <w:rsid w:val="4F1412C7"/>
    <w:rsid w:val="4F1EF33F"/>
    <w:rsid w:val="4F216ECE"/>
    <w:rsid w:val="4F4CE223"/>
    <w:rsid w:val="4F51EF76"/>
    <w:rsid w:val="4F5EB5A7"/>
    <w:rsid w:val="4F98B65E"/>
    <w:rsid w:val="4FAD546A"/>
    <w:rsid w:val="4FCAB760"/>
    <w:rsid w:val="4FE4568D"/>
    <w:rsid w:val="500D2E5E"/>
    <w:rsid w:val="50113ACF"/>
    <w:rsid w:val="5012192B"/>
    <w:rsid w:val="501E78A2"/>
    <w:rsid w:val="5039B9F2"/>
    <w:rsid w:val="5059C6B0"/>
    <w:rsid w:val="505D3830"/>
    <w:rsid w:val="50A91209"/>
    <w:rsid w:val="50CA7CCB"/>
    <w:rsid w:val="50EF4031"/>
    <w:rsid w:val="50F85D37"/>
    <w:rsid w:val="51079EA9"/>
    <w:rsid w:val="51548543"/>
    <w:rsid w:val="5159EC72"/>
    <w:rsid w:val="517DC042"/>
    <w:rsid w:val="5185BFA7"/>
    <w:rsid w:val="5191C772"/>
    <w:rsid w:val="51A93E2C"/>
    <w:rsid w:val="51F22602"/>
    <w:rsid w:val="52170C90"/>
    <w:rsid w:val="521D0809"/>
    <w:rsid w:val="521F703E"/>
    <w:rsid w:val="5236C006"/>
    <w:rsid w:val="523AA239"/>
    <w:rsid w:val="52403AE9"/>
    <w:rsid w:val="5243BF57"/>
    <w:rsid w:val="525DABAF"/>
    <w:rsid w:val="526835BC"/>
    <w:rsid w:val="526B52BD"/>
    <w:rsid w:val="52816360"/>
    <w:rsid w:val="528A6843"/>
    <w:rsid w:val="528F5105"/>
    <w:rsid w:val="5298A8E1"/>
    <w:rsid w:val="52A90A83"/>
    <w:rsid w:val="52DB1D76"/>
    <w:rsid w:val="52F5E3CA"/>
    <w:rsid w:val="5312EDB6"/>
    <w:rsid w:val="531F0BB5"/>
    <w:rsid w:val="5323AC04"/>
    <w:rsid w:val="532D1A0F"/>
    <w:rsid w:val="53826EAA"/>
    <w:rsid w:val="5395A80A"/>
    <w:rsid w:val="53C167AD"/>
    <w:rsid w:val="53C23076"/>
    <w:rsid w:val="53C5660D"/>
    <w:rsid w:val="53F9B1BF"/>
    <w:rsid w:val="5423A210"/>
    <w:rsid w:val="544A6D6A"/>
    <w:rsid w:val="544DE730"/>
    <w:rsid w:val="545B97D9"/>
    <w:rsid w:val="5465747F"/>
    <w:rsid w:val="546EE286"/>
    <w:rsid w:val="548B2C08"/>
    <w:rsid w:val="54B68310"/>
    <w:rsid w:val="54B8F70A"/>
    <w:rsid w:val="54BF5673"/>
    <w:rsid w:val="54C0597A"/>
    <w:rsid w:val="54D0FD19"/>
    <w:rsid w:val="54E34EFF"/>
    <w:rsid w:val="54F36774"/>
    <w:rsid w:val="54F437BC"/>
    <w:rsid w:val="54F78BCE"/>
    <w:rsid w:val="54FA17DF"/>
    <w:rsid w:val="555A83AC"/>
    <w:rsid w:val="557D59E8"/>
    <w:rsid w:val="557FB38F"/>
    <w:rsid w:val="55945E86"/>
    <w:rsid w:val="559AE6F8"/>
    <w:rsid w:val="55AF0758"/>
    <w:rsid w:val="55B551D7"/>
    <w:rsid w:val="55BDABFD"/>
    <w:rsid w:val="55DF7D41"/>
    <w:rsid w:val="55E88B0E"/>
    <w:rsid w:val="55FA955E"/>
    <w:rsid w:val="5602BA5C"/>
    <w:rsid w:val="561E78D4"/>
    <w:rsid w:val="56315907"/>
    <w:rsid w:val="5639C76C"/>
    <w:rsid w:val="56429965"/>
    <w:rsid w:val="5669F7EA"/>
    <w:rsid w:val="5685444C"/>
    <w:rsid w:val="56867501"/>
    <w:rsid w:val="569F7B8D"/>
    <w:rsid w:val="56B9B092"/>
    <w:rsid w:val="56D97E78"/>
    <w:rsid w:val="56DAB62A"/>
    <w:rsid w:val="56E822D6"/>
    <w:rsid w:val="56F4EE98"/>
    <w:rsid w:val="56FECC01"/>
    <w:rsid w:val="572097FE"/>
    <w:rsid w:val="57229441"/>
    <w:rsid w:val="57367A84"/>
    <w:rsid w:val="573BACC7"/>
    <w:rsid w:val="575C7F9F"/>
    <w:rsid w:val="57674AC5"/>
    <w:rsid w:val="57814FB7"/>
    <w:rsid w:val="57AA38BB"/>
    <w:rsid w:val="57C719E0"/>
    <w:rsid w:val="57C907C2"/>
    <w:rsid w:val="57CA0C46"/>
    <w:rsid w:val="57F63A55"/>
    <w:rsid w:val="57F86997"/>
    <w:rsid w:val="58096604"/>
    <w:rsid w:val="582303B5"/>
    <w:rsid w:val="58381D74"/>
    <w:rsid w:val="583AEBD9"/>
    <w:rsid w:val="5856B8DA"/>
    <w:rsid w:val="585F3F87"/>
    <w:rsid w:val="588A0E3A"/>
    <w:rsid w:val="588E9CAD"/>
    <w:rsid w:val="58BB67F2"/>
    <w:rsid w:val="58D8DBB2"/>
    <w:rsid w:val="5908EECE"/>
    <w:rsid w:val="59124D23"/>
    <w:rsid w:val="5914EC2E"/>
    <w:rsid w:val="59190C88"/>
    <w:rsid w:val="5931DA56"/>
    <w:rsid w:val="594F0E51"/>
    <w:rsid w:val="59515877"/>
    <w:rsid w:val="595703B8"/>
    <w:rsid w:val="59661D82"/>
    <w:rsid w:val="5988E4A0"/>
    <w:rsid w:val="59C25AA4"/>
    <w:rsid w:val="59F90A0B"/>
    <w:rsid w:val="5A13CB38"/>
    <w:rsid w:val="5A194047"/>
    <w:rsid w:val="5A1C360A"/>
    <w:rsid w:val="5A2C654B"/>
    <w:rsid w:val="5A5E2946"/>
    <w:rsid w:val="5AA99E0F"/>
    <w:rsid w:val="5AACB316"/>
    <w:rsid w:val="5AB4A63A"/>
    <w:rsid w:val="5AB5FEF3"/>
    <w:rsid w:val="5ABA9BB5"/>
    <w:rsid w:val="5ABE15A8"/>
    <w:rsid w:val="5AC22717"/>
    <w:rsid w:val="5ACCB305"/>
    <w:rsid w:val="5AEE6CFD"/>
    <w:rsid w:val="5AF4F3C0"/>
    <w:rsid w:val="5B01A87D"/>
    <w:rsid w:val="5B14D590"/>
    <w:rsid w:val="5B62030E"/>
    <w:rsid w:val="5B9B15BE"/>
    <w:rsid w:val="5BA2763B"/>
    <w:rsid w:val="5BA40331"/>
    <w:rsid w:val="5BD9F3B6"/>
    <w:rsid w:val="5BDABA47"/>
    <w:rsid w:val="5BF9B87C"/>
    <w:rsid w:val="5C06499D"/>
    <w:rsid w:val="5C07FE8D"/>
    <w:rsid w:val="5C0C1656"/>
    <w:rsid w:val="5C1C4B61"/>
    <w:rsid w:val="5C40FDE5"/>
    <w:rsid w:val="5C448C85"/>
    <w:rsid w:val="5C991D00"/>
    <w:rsid w:val="5CAD781F"/>
    <w:rsid w:val="5CD14C3E"/>
    <w:rsid w:val="5CD53B78"/>
    <w:rsid w:val="5CF42113"/>
    <w:rsid w:val="5D1031CF"/>
    <w:rsid w:val="5D184335"/>
    <w:rsid w:val="5D1EF2D4"/>
    <w:rsid w:val="5D225B75"/>
    <w:rsid w:val="5D38494C"/>
    <w:rsid w:val="5D74CB72"/>
    <w:rsid w:val="5D77ACC0"/>
    <w:rsid w:val="5D847A9F"/>
    <w:rsid w:val="5DBCD0C8"/>
    <w:rsid w:val="5DC0364D"/>
    <w:rsid w:val="5DC3FFE9"/>
    <w:rsid w:val="5DF181B2"/>
    <w:rsid w:val="5E30A7D0"/>
    <w:rsid w:val="5E3EF994"/>
    <w:rsid w:val="5E3FC252"/>
    <w:rsid w:val="5E4AF257"/>
    <w:rsid w:val="5E4D803C"/>
    <w:rsid w:val="5E61BC38"/>
    <w:rsid w:val="5E6C5CEF"/>
    <w:rsid w:val="5E6E94F2"/>
    <w:rsid w:val="5E728D48"/>
    <w:rsid w:val="5E7DE16A"/>
    <w:rsid w:val="5E93A03D"/>
    <w:rsid w:val="5EB1A1DD"/>
    <w:rsid w:val="5EC71FB1"/>
    <w:rsid w:val="5EC75AEA"/>
    <w:rsid w:val="5EC75E45"/>
    <w:rsid w:val="5ED550CB"/>
    <w:rsid w:val="5ED7A822"/>
    <w:rsid w:val="5F085B74"/>
    <w:rsid w:val="5F0C9D61"/>
    <w:rsid w:val="5F3ED015"/>
    <w:rsid w:val="5F4D43A5"/>
    <w:rsid w:val="5F52021D"/>
    <w:rsid w:val="5F9F50BF"/>
    <w:rsid w:val="5F9F9F1F"/>
    <w:rsid w:val="5FABDC79"/>
    <w:rsid w:val="5FB6B539"/>
    <w:rsid w:val="5FB95984"/>
    <w:rsid w:val="5FBC45FE"/>
    <w:rsid w:val="6000259F"/>
    <w:rsid w:val="6018FB70"/>
    <w:rsid w:val="6036EAD6"/>
    <w:rsid w:val="603FC875"/>
    <w:rsid w:val="604A6D9F"/>
    <w:rsid w:val="608359B8"/>
    <w:rsid w:val="60AF210D"/>
    <w:rsid w:val="60C19CC9"/>
    <w:rsid w:val="60DEA453"/>
    <w:rsid w:val="60E1F150"/>
    <w:rsid w:val="60E542DE"/>
    <w:rsid w:val="60FB364A"/>
    <w:rsid w:val="60FC9D78"/>
    <w:rsid w:val="610745C6"/>
    <w:rsid w:val="611E969E"/>
    <w:rsid w:val="612788D9"/>
    <w:rsid w:val="612D044C"/>
    <w:rsid w:val="61428F42"/>
    <w:rsid w:val="615317B4"/>
    <w:rsid w:val="615F6A3E"/>
    <w:rsid w:val="616C2D08"/>
    <w:rsid w:val="616D14CA"/>
    <w:rsid w:val="616E0429"/>
    <w:rsid w:val="6184C667"/>
    <w:rsid w:val="61861244"/>
    <w:rsid w:val="618A5490"/>
    <w:rsid w:val="61C3938D"/>
    <w:rsid w:val="61CF715E"/>
    <w:rsid w:val="61F270CB"/>
    <w:rsid w:val="6209BCF7"/>
    <w:rsid w:val="621E2F6F"/>
    <w:rsid w:val="6222A036"/>
    <w:rsid w:val="622CA443"/>
    <w:rsid w:val="62310094"/>
    <w:rsid w:val="62336EF2"/>
    <w:rsid w:val="62447413"/>
    <w:rsid w:val="624CE999"/>
    <w:rsid w:val="62537B19"/>
    <w:rsid w:val="625BEBCB"/>
    <w:rsid w:val="62B8C059"/>
    <w:rsid w:val="62C54F7B"/>
    <w:rsid w:val="62D7BB7A"/>
    <w:rsid w:val="62D93AC6"/>
    <w:rsid w:val="62DA6382"/>
    <w:rsid w:val="630D7952"/>
    <w:rsid w:val="634DB077"/>
    <w:rsid w:val="63624B04"/>
    <w:rsid w:val="636C4745"/>
    <w:rsid w:val="6373DD66"/>
    <w:rsid w:val="63B20D8F"/>
    <w:rsid w:val="63B68D0B"/>
    <w:rsid w:val="63C90562"/>
    <w:rsid w:val="63E93216"/>
    <w:rsid w:val="63F8E651"/>
    <w:rsid w:val="6438F010"/>
    <w:rsid w:val="643C2167"/>
    <w:rsid w:val="6449DF65"/>
    <w:rsid w:val="64593279"/>
    <w:rsid w:val="6464BF34"/>
    <w:rsid w:val="646ECE6E"/>
    <w:rsid w:val="64C677F0"/>
    <w:rsid w:val="64E807D4"/>
    <w:rsid w:val="64EECDF1"/>
    <w:rsid w:val="64FC8A7D"/>
    <w:rsid w:val="6512AED2"/>
    <w:rsid w:val="65387E44"/>
    <w:rsid w:val="653D9E33"/>
    <w:rsid w:val="65A63716"/>
    <w:rsid w:val="65CD070D"/>
    <w:rsid w:val="65D812F0"/>
    <w:rsid w:val="65DAA67F"/>
    <w:rsid w:val="65DBCD06"/>
    <w:rsid w:val="65DD2725"/>
    <w:rsid w:val="65FF401E"/>
    <w:rsid w:val="661229F5"/>
    <w:rsid w:val="6624E817"/>
    <w:rsid w:val="6629D737"/>
    <w:rsid w:val="662AB03D"/>
    <w:rsid w:val="662DD080"/>
    <w:rsid w:val="66385835"/>
    <w:rsid w:val="66425E89"/>
    <w:rsid w:val="668A5B13"/>
    <w:rsid w:val="66A693DA"/>
    <w:rsid w:val="66D03D5C"/>
    <w:rsid w:val="66D8D1A8"/>
    <w:rsid w:val="66DAA5A4"/>
    <w:rsid w:val="66E7F9C0"/>
    <w:rsid w:val="66EFD6B5"/>
    <w:rsid w:val="67001C30"/>
    <w:rsid w:val="671ECEB2"/>
    <w:rsid w:val="672F03D3"/>
    <w:rsid w:val="6730AF6B"/>
    <w:rsid w:val="674DFF63"/>
    <w:rsid w:val="67751F09"/>
    <w:rsid w:val="677DBEA4"/>
    <w:rsid w:val="678D0180"/>
    <w:rsid w:val="67A560BC"/>
    <w:rsid w:val="67A5631C"/>
    <w:rsid w:val="67A9E31C"/>
    <w:rsid w:val="67CD43D1"/>
    <w:rsid w:val="67CEED56"/>
    <w:rsid w:val="67E451C1"/>
    <w:rsid w:val="6859155B"/>
    <w:rsid w:val="686145A0"/>
    <w:rsid w:val="6867CBBA"/>
    <w:rsid w:val="686B298F"/>
    <w:rsid w:val="68AC2A99"/>
    <w:rsid w:val="68BF361F"/>
    <w:rsid w:val="68D1678B"/>
    <w:rsid w:val="68D5C72C"/>
    <w:rsid w:val="692523AA"/>
    <w:rsid w:val="692B13D4"/>
    <w:rsid w:val="6932A547"/>
    <w:rsid w:val="69350095"/>
    <w:rsid w:val="693DFCB0"/>
    <w:rsid w:val="6953C82B"/>
    <w:rsid w:val="695878FD"/>
    <w:rsid w:val="6960F836"/>
    <w:rsid w:val="6962D167"/>
    <w:rsid w:val="696DCD68"/>
    <w:rsid w:val="696E3CC1"/>
    <w:rsid w:val="6970DDB3"/>
    <w:rsid w:val="697A3D6F"/>
    <w:rsid w:val="69811A8F"/>
    <w:rsid w:val="6990BE04"/>
    <w:rsid w:val="699132AF"/>
    <w:rsid w:val="6993B251"/>
    <w:rsid w:val="6996B712"/>
    <w:rsid w:val="69A1227C"/>
    <w:rsid w:val="69B21F41"/>
    <w:rsid w:val="69C2E182"/>
    <w:rsid w:val="69D39ABC"/>
    <w:rsid w:val="69D4858D"/>
    <w:rsid w:val="69E47A67"/>
    <w:rsid w:val="69E8D11C"/>
    <w:rsid w:val="69ECAF86"/>
    <w:rsid w:val="69F90F4A"/>
    <w:rsid w:val="6A2A2D5B"/>
    <w:rsid w:val="6A4ABEA9"/>
    <w:rsid w:val="6A80AFB7"/>
    <w:rsid w:val="6A8EB134"/>
    <w:rsid w:val="6AE3E70C"/>
    <w:rsid w:val="6AE684D4"/>
    <w:rsid w:val="6B146858"/>
    <w:rsid w:val="6B503D78"/>
    <w:rsid w:val="6B81766A"/>
    <w:rsid w:val="6BB8FD98"/>
    <w:rsid w:val="6BC3E3C2"/>
    <w:rsid w:val="6BD31B80"/>
    <w:rsid w:val="6BD5AD09"/>
    <w:rsid w:val="6BDFB2DD"/>
    <w:rsid w:val="6BE30125"/>
    <w:rsid w:val="6BF6D1AA"/>
    <w:rsid w:val="6C13CA7C"/>
    <w:rsid w:val="6C36CC8A"/>
    <w:rsid w:val="6C4B0621"/>
    <w:rsid w:val="6C519D4A"/>
    <w:rsid w:val="6C8420B7"/>
    <w:rsid w:val="6C99361D"/>
    <w:rsid w:val="6CA481E3"/>
    <w:rsid w:val="6CA5F492"/>
    <w:rsid w:val="6CC0C8ED"/>
    <w:rsid w:val="6CFD41D6"/>
    <w:rsid w:val="6D276543"/>
    <w:rsid w:val="6D38B108"/>
    <w:rsid w:val="6D50D80E"/>
    <w:rsid w:val="6D7CB05E"/>
    <w:rsid w:val="6D819A1D"/>
    <w:rsid w:val="6DA07642"/>
    <w:rsid w:val="6DA4C09C"/>
    <w:rsid w:val="6DBE0D27"/>
    <w:rsid w:val="6DD32DC2"/>
    <w:rsid w:val="6DE8B1E1"/>
    <w:rsid w:val="6DEAA18A"/>
    <w:rsid w:val="6E0895D1"/>
    <w:rsid w:val="6E0A671B"/>
    <w:rsid w:val="6E4861E9"/>
    <w:rsid w:val="6E8A7929"/>
    <w:rsid w:val="6EA15DF9"/>
    <w:rsid w:val="6EA8753B"/>
    <w:rsid w:val="6EABC791"/>
    <w:rsid w:val="6EE53F29"/>
    <w:rsid w:val="6EE78B12"/>
    <w:rsid w:val="6F1F3F8F"/>
    <w:rsid w:val="6F3A1333"/>
    <w:rsid w:val="6F5A7DC0"/>
    <w:rsid w:val="6F5B7C7E"/>
    <w:rsid w:val="6F626EFE"/>
    <w:rsid w:val="6F6346D8"/>
    <w:rsid w:val="6FAC0094"/>
    <w:rsid w:val="6FCDD80F"/>
    <w:rsid w:val="6FE05BCB"/>
    <w:rsid w:val="6FEA0E37"/>
    <w:rsid w:val="6FEFFCB4"/>
    <w:rsid w:val="701A0230"/>
    <w:rsid w:val="70380C89"/>
    <w:rsid w:val="70393C73"/>
    <w:rsid w:val="7045FFC4"/>
    <w:rsid w:val="70552C4C"/>
    <w:rsid w:val="70579591"/>
    <w:rsid w:val="70638D52"/>
    <w:rsid w:val="7081F9B8"/>
    <w:rsid w:val="70A4E253"/>
    <w:rsid w:val="70BCFEFC"/>
    <w:rsid w:val="70C8641E"/>
    <w:rsid w:val="70D3A8E9"/>
    <w:rsid w:val="71146912"/>
    <w:rsid w:val="714F9F72"/>
    <w:rsid w:val="718CC246"/>
    <w:rsid w:val="719DD640"/>
    <w:rsid w:val="71B7709E"/>
    <w:rsid w:val="71DF63B7"/>
    <w:rsid w:val="71F1A968"/>
    <w:rsid w:val="71F859C0"/>
    <w:rsid w:val="71FF778D"/>
    <w:rsid w:val="720D8965"/>
    <w:rsid w:val="72169FEC"/>
    <w:rsid w:val="72388FFF"/>
    <w:rsid w:val="723DA0D7"/>
    <w:rsid w:val="723FCB0C"/>
    <w:rsid w:val="72496370"/>
    <w:rsid w:val="724C1237"/>
    <w:rsid w:val="72517CC9"/>
    <w:rsid w:val="72797825"/>
    <w:rsid w:val="727FBEEB"/>
    <w:rsid w:val="72D64A61"/>
    <w:rsid w:val="7311DB14"/>
    <w:rsid w:val="7332690D"/>
    <w:rsid w:val="733B416E"/>
    <w:rsid w:val="7346B8DD"/>
    <w:rsid w:val="7357E636"/>
    <w:rsid w:val="735839A2"/>
    <w:rsid w:val="738A0C24"/>
    <w:rsid w:val="739E96AB"/>
    <w:rsid w:val="73A25A78"/>
    <w:rsid w:val="73C97AE0"/>
    <w:rsid w:val="74095497"/>
    <w:rsid w:val="742CAC8A"/>
    <w:rsid w:val="744E2182"/>
    <w:rsid w:val="74608FBD"/>
    <w:rsid w:val="746A9AB8"/>
    <w:rsid w:val="74784520"/>
    <w:rsid w:val="748EDF71"/>
    <w:rsid w:val="74939BC5"/>
    <w:rsid w:val="74AD714D"/>
    <w:rsid w:val="74F82E91"/>
    <w:rsid w:val="751D7D25"/>
    <w:rsid w:val="7528CC73"/>
    <w:rsid w:val="754D9386"/>
    <w:rsid w:val="755C0DF2"/>
    <w:rsid w:val="75744055"/>
    <w:rsid w:val="75AC2ABA"/>
    <w:rsid w:val="75C15C54"/>
    <w:rsid w:val="75DAA4F4"/>
    <w:rsid w:val="760FD5CA"/>
    <w:rsid w:val="762316C8"/>
    <w:rsid w:val="7632F026"/>
    <w:rsid w:val="7638520C"/>
    <w:rsid w:val="764FB7ED"/>
    <w:rsid w:val="767FF24A"/>
    <w:rsid w:val="76CB318E"/>
    <w:rsid w:val="76CE0E48"/>
    <w:rsid w:val="76CF7AA2"/>
    <w:rsid w:val="76EDBEF5"/>
    <w:rsid w:val="76EFF2B8"/>
    <w:rsid w:val="77309EA5"/>
    <w:rsid w:val="7748B883"/>
    <w:rsid w:val="775A7E26"/>
    <w:rsid w:val="776D7897"/>
    <w:rsid w:val="77765A93"/>
    <w:rsid w:val="7780DA3D"/>
    <w:rsid w:val="77904971"/>
    <w:rsid w:val="77AA399A"/>
    <w:rsid w:val="77BEEB98"/>
    <w:rsid w:val="77D6AC10"/>
    <w:rsid w:val="77E25BEB"/>
    <w:rsid w:val="77E74E8F"/>
    <w:rsid w:val="77ECF075"/>
    <w:rsid w:val="780A442F"/>
    <w:rsid w:val="781C0024"/>
    <w:rsid w:val="782117DF"/>
    <w:rsid w:val="783E06DA"/>
    <w:rsid w:val="786C557E"/>
    <w:rsid w:val="78737D42"/>
    <w:rsid w:val="787FC9FC"/>
    <w:rsid w:val="78C9822C"/>
    <w:rsid w:val="78D3CD23"/>
    <w:rsid w:val="78D44EBB"/>
    <w:rsid w:val="78F7F792"/>
    <w:rsid w:val="78FB1F2B"/>
    <w:rsid w:val="791427AA"/>
    <w:rsid w:val="791FD551"/>
    <w:rsid w:val="792EF16C"/>
    <w:rsid w:val="793A3453"/>
    <w:rsid w:val="794E6E9E"/>
    <w:rsid w:val="795DE81D"/>
    <w:rsid w:val="79664018"/>
    <w:rsid w:val="796B6A0A"/>
    <w:rsid w:val="796D0F98"/>
    <w:rsid w:val="7970681D"/>
    <w:rsid w:val="79777DB6"/>
    <w:rsid w:val="7984F90E"/>
    <w:rsid w:val="7992AAB5"/>
    <w:rsid w:val="79AD3367"/>
    <w:rsid w:val="79B4D79A"/>
    <w:rsid w:val="79B81558"/>
    <w:rsid w:val="79CC53F0"/>
    <w:rsid w:val="79EBD622"/>
    <w:rsid w:val="79F01C8C"/>
    <w:rsid w:val="79F9FDE8"/>
    <w:rsid w:val="7A196E53"/>
    <w:rsid w:val="7A1B42DD"/>
    <w:rsid w:val="7A6FE27C"/>
    <w:rsid w:val="7A792CAA"/>
    <w:rsid w:val="7A8893C5"/>
    <w:rsid w:val="7A959AC8"/>
    <w:rsid w:val="7ADF67E7"/>
    <w:rsid w:val="7AE0C2E8"/>
    <w:rsid w:val="7B17D1AC"/>
    <w:rsid w:val="7B1851F6"/>
    <w:rsid w:val="7B300FC7"/>
    <w:rsid w:val="7B3597D8"/>
    <w:rsid w:val="7B3A4921"/>
    <w:rsid w:val="7B41B296"/>
    <w:rsid w:val="7B9DBDD2"/>
    <w:rsid w:val="7BD1D5A8"/>
    <w:rsid w:val="7BEE40DF"/>
    <w:rsid w:val="7C14853C"/>
    <w:rsid w:val="7C20C243"/>
    <w:rsid w:val="7C2F0FF0"/>
    <w:rsid w:val="7C3A49E3"/>
    <w:rsid w:val="7C46DE66"/>
    <w:rsid w:val="7C4E1873"/>
    <w:rsid w:val="7C62A376"/>
    <w:rsid w:val="7C649199"/>
    <w:rsid w:val="7C74D65A"/>
    <w:rsid w:val="7C7A6CD7"/>
    <w:rsid w:val="7C7AF59B"/>
    <w:rsid w:val="7CB774CC"/>
    <w:rsid w:val="7CC404F5"/>
    <w:rsid w:val="7CC8E10E"/>
    <w:rsid w:val="7CCC6A40"/>
    <w:rsid w:val="7CCFE0D2"/>
    <w:rsid w:val="7CD754BA"/>
    <w:rsid w:val="7CD8B8CE"/>
    <w:rsid w:val="7CDA0CCA"/>
    <w:rsid w:val="7CDAAD37"/>
    <w:rsid w:val="7CDCDE44"/>
    <w:rsid w:val="7CF528DA"/>
    <w:rsid w:val="7CFDBF28"/>
    <w:rsid w:val="7D02985F"/>
    <w:rsid w:val="7D0BD762"/>
    <w:rsid w:val="7D2A5A15"/>
    <w:rsid w:val="7D30F306"/>
    <w:rsid w:val="7D3109BA"/>
    <w:rsid w:val="7D417BD6"/>
    <w:rsid w:val="7D41ACF1"/>
    <w:rsid w:val="7D41BFC0"/>
    <w:rsid w:val="7D5E4DBA"/>
    <w:rsid w:val="7D5F64CD"/>
    <w:rsid w:val="7D999EFC"/>
    <w:rsid w:val="7DA05512"/>
    <w:rsid w:val="7DA7EDD1"/>
    <w:rsid w:val="7DBF58EA"/>
    <w:rsid w:val="7E036534"/>
    <w:rsid w:val="7E15BE4E"/>
    <w:rsid w:val="7E16D176"/>
    <w:rsid w:val="7E17140E"/>
    <w:rsid w:val="7E21D276"/>
    <w:rsid w:val="7E2E1021"/>
    <w:rsid w:val="7E4F0054"/>
    <w:rsid w:val="7E72848F"/>
    <w:rsid w:val="7E7B05BB"/>
    <w:rsid w:val="7E81D3EB"/>
    <w:rsid w:val="7E97E96E"/>
    <w:rsid w:val="7E9E754C"/>
    <w:rsid w:val="7EDCC9B6"/>
    <w:rsid w:val="7EE02106"/>
    <w:rsid w:val="7F459279"/>
    <w:rsid w:val="7F4A78F7"/>
    <w:rsid w:val="7F55C544"/>
    <w:rsid w:val="7F63A120"/>
    <w:rsid w:val="7F87692B"/>
    <w:rsid w:val="7F8ECE3A"/>
    <w:rsid w:val="7FAA52AE"/>
    <w:rsid w:val="7FAB2861"/>
    <w:rsid w:val="7FC7999A"/>
    <w:rsid w:val="7FDE65B7"/>
    <w:rsid w:val="7FE58D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E95A3"/>
  <w15:chartTrackingRefBased/>
  <w15:docId w15:val="{D95CD1E6-C53E-4A3B-A189-D17379FD2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EB9"/>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C74D65A"/>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231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3123"/>
  </w:style>
  <w:style w:type="paragraph" w:styleId="Footer">
    <w:name w:val="footer"/>
    <w:basedOn w:val="Normal"/>
    <w:link w:val="FooterChar"/>
    <w:uiPriority w:val="99"/>
    <w:unhideWhenUsed/>
    <w:rsid w:val="00A231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3123"/>
  </w:style>
  <w:style w:type="paragraph" w:styleId="CommentSubject">
    <w:name w:val="annotation subject"/>
    <w:basedOn w:val="CommentText"/>
    <w:next w:val="CommentText"/>
    <w:link w:val="CommentSubjectChar"/>
    <w:uiPriority w:val="99"/>
    <w:semiHidden/>
    <w:unhideWhenUsed/>
    <w:rsid w:val="005A4007"/>
    <w:rPr>
      <w:b/>
      <w:bCs/>
    </w:rPr>
  </w:style>
  <w:style w:type="character" w:customStyle="1" w:styleId="CommentSubjectChar">
    <w:name w:val="Comment Subject Char"/>
    <w:basedOn w:val="CommentTextChar"/>
    <w:link w:val="CommentSubject"/>
    <w:uiPriority w:val="99"/>
    <w:semiHidden/>
    <w:rsid w:val="005A4007"/>
    <w:rPr>
      <w:b/>
      <w:bCs/>
      <w:sz w:val="20"/>
      <w:szCs w:val="20"/>
    </w:rPr>
  </w:style>
  <w:style w:type="character" w:styleId="Mention">
    <w:name w:val="Mention"/>
    <w:basedOn w:val="DefaultParagraphFont"/>
    <w:uiPriority w:val="99"/>
    <w:unhideWhenUsed/>
    <w:rsid w:val="005A4007"/>
    <w:rPr>
      <w:color w:val="2B579A"/>
      <w:shd w:val="clear" w:color="auto" w:fill="E1DFDD"/>
    </w:rPr>
  </w:style>
  <w:style w:type="paragraph" w:styleId="FootnoteText">
    <w:name w:val="footnote text"/>
    <w:basedOn w:val="Normal"/>
    <w:link w:val="FootnoteTextChar"/>
    <w:uiPriority w:val="99"/>
    <w:semiHidden/>
    <w:unhideWhenUsed/>
    <w:rsid w:val="00AD6AF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D6AFF"/>
    <w:rPr>
      <w:sz w:val="20"/>
      <w:szCs w:val="20"/>
    </w:rPr>
  </w:style>
  <w:style w:type="character" w:styleId="FootnoteReference">
    <w:name w:val="footnote reference"/>
    <w:basedOn w:val="DefaultParagraphFont"/>
    <w:uiPriority w:val="99"/>
    <w:semiHidden/>
    <w:unhideWhenUsed/>
    <w:rsid w:val="00AD6AFF"/>
    <w:rPr>
      <w:vertAlign w:val="superscript"/>
    </w:rPr>
  </w:style>
  <w:style w:type="paragraph" w:styleId="TOC1">
    <w:name w:val="toc 1"/>
    <w:basedOn w:val="Normal"/>
    <w:next w:val="Normal"/>
    <w:uiPriority w:val="39"/>
    <w:unhideWhenUsed/>
    <w:rsid w:val="003B0E1B"/>
    <w:pPr>
      <w:spacing w:after="100"/>
    </w:pPr>
  </w:style>
  <w:style w:type="character" w:styleId="Hyperlink">
    <w:name w:val="Hyperlink"/>
    <w:basedOn w:val="DefaultParagraphFont"/>
    <w:uiPriority w:val="99"/>
    <w:unhideWhenUsed/>
    <w:rsid w:val="003B0E1B"/>
    <w:rPr>
      <w:color w:val="467886"/>
      <w:u w:val="single"/>
    </w:rPr>
  </w:style>
  <w:style w:type="paragraph" w:styleId="TOC2">
    <w:name w:val="toc 2"/>
    <w:basedOn w:val="Normal"/>
    <w:next w:val="Normal"/>
    <w:uiPriority w:val="39"/>
    <w:unhideWhenUsed/>
    <w:rsid w:val="003B0E1B"/>
    <w:pPr>
      <w:spacing w:after="100"/>
      <w:ind w:left="220"/>
    </w:pPr>
  </w:style>
  <w:style w:type="paragraph" w:styleId="NoSpacing">
    <w:name w:val="No Spacing"/>
    <w:uiPriority w:val="1"/>
    <w:qFormat/>
    <w:rsid w:val="00B13EB9"/>
    <w:pPr>
      <w:spacing w:after="0"/>
    </w:pPr>
  </w:style>
  <w:style w:type="paragraph" w:styleId="TOC3">
    <w:name w:val="toc 3"/>
    <w:basedOn w:val="Normal"/>
    <w:next w:val="Normal"/>
    <w:uiPriority w:val="39"/>
    <w:unhideWhenUsed/>
    <w:rsid w:val="003B0E1B"/>
    <w:pPr>
      <w:spacing w:after="100"/>
      <w:ind w:left="440"/>
    </w:pPr>
  </w:style>
  <w:style w:type="character" w:styleId="FollowedHyperlink">
    <w:name w:val="FollowedHyperlink"/>
    <w:basedOn w:val="DefaultParagraphFont"/>
    <w:uiPriority w:val="99"/>
    <w:semiHidden/>
    <w:unhideWhenUsed/>
    <w:rsid w:val="00B96E1D"/>
    <w:rPr>
      <w:color w:val="96607D" w:themeColor="followedHyperlink"/>
      <w:u w:val="single"/>
    </w:rPr>
  </w:style>
  <w:style w:type="paragraph" w:styleId="Revision">
    <w:name w:val="Revision"/>
    <w:hidden/>
    <w:uiPriority w:val="99"/>
    <w:semiHidden/>
    <w:rsid w:val="00B13EB9"/>
    <w:pPr>
      <w:spacing w:after="0" w:line="240" w:lineRule="auto"/>
    </w:pPr>
  </w:style>
  <w:style w:type="paragraph" w:styleId="TOCHeading">
    <w:name w:val="TOC Heading"/>
    <w:basedOn w:val="Heading1"/>
    <w:next w:val="Normal"/>
    <w:uiPriority w:val="39"/>
    <w:unhideWhenUsed/>
    <w:qFormat/>
    <w:rsid w:val="00366BD6"/>
    <w:pPr>
      <w:spacing w:before="240" w:after="0" w:line="259" w:lineRule="auto"/>
      <w:outlineLvl w:val="9"/>
    </w:pPr>
    <w:rPr>
      <w:sz w:val="32"/>
      <w:szCs w:val="32"/>
      <w:lang w:eastAsia="en-US"/>
    </w:rPr>
  </w:style>
  <w:style w:type="character" w:styleId="UnresolvedMention">
    <w:name w:val="Unresolved Mention"/>
    <w:basedOn w:val="DefaultParagraphFont"/>
    <w:uiPriority w:val="99"/>
    <w:semiHidden/>
    <w:unhideWhenUsed/>
    <w:rsid w:val="007445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07758">
      <w:bodyDiv w:val="1"/>
      <w:marLeft w:val="0"/>
      <w:marRight w:val="0"/>
      <w:marTop w:val="0"/>
      <w:marBottom w:val="0"/>
      <w:divBdr>
        <w:top w:val="none" w:sz="0" w:space="0" w:color="auto"/>
        <w:left w:val="none" w:sz="0" w:space="0" w:color="auto"/>
        <w:bottom w:val="none" w:sz="0" w:space="0" w:color="auto"/>
        <w:right w:val="none" w:sz="0" w:space="0" w:color="auto"/>
      </w:divBdr>
    </w:div>
    <w:div w:id="391657484">
      <w:bodyDiv w:val="1"/>
      <w:marLeft w:val="0"/>
      <w:marRight w:val="0"/>
      <w:marTop w:val="0"/>
      <w:marBottom w:val="0"/>
      <w:divBdr>
        <w:top w:val="none" w:sz="0" w:space="0" w:color="auto"/>
        <w:left w:val="none" w:sz="0" w:space="0" w:color="auto"/>
        <w:bottom w:val="none" w:sz="0" w:space="0" w:color="auto"/>
        <w:right w:val="none" w:sz="0" w:space="0" w:color="auto"/>
      </w:divBdr>
    </w:div>
    <w:div w:id="462772852">
      <w:bodyDiv w:val="1"/>
      <w:marLeft w:val="0"/>
      <w:marRight w:val="0"/>
      <w:marTop w:val="0"/>
      <w:marBottom w:val="0"/>
      <w:divBdr>
        <w:top w:val="none" w:sz="0" w:space="0" w:color="auto"/>
        <w:left w:val="none" w:sz="0" w:space="0" w:color="auto"/>
        <w:bottom w:val="none" w:sz="0" w:space="0" w:color="auto"/>
        <w:right w:val="none" w:sz="0" w:space="0" w:color="auto"/>
      </w:divBdr>
    </w:div>
    <w:div w:id="498231641">
      <w:bodyDiv w:val="1"/>
      <w:marLeft w:val="0"/>
      <w:marRight w:val="0"/>
      <w:marTop w:val="0"/>
      <w:marBottom w:val="0"/>
      <w:divBdr>
        <w:top w:val="none" w:sz="0" w:space="0" w:color="auto"/>
        <w:left w:val="none" w:sz="0" w:space="0" w:color="auto"/>
        <w:bottom w:val="none" w:sz="0" w:space="0" w:color="auto"/>
        <w:right w:val="none" w:sz="0" w:space="0" w:color="auto"/>
      </w:divBdr>
    </w:div>
    <w:div w:id="510606673">
      <w:bodyDiv w:val="1"/>
      <w:marLeft w:val="0"/>
      <w:marRight w:val="0"/>
      <w:marTop w:val="0"/>
      <w:marBottom w:val="0"/>
      <w:divBdr>
        <w:top w:val="none" w:sz="0" w:space="0" w:color="auto"/>
        <w:left w:val="none" w:sz="0" w:space="0" w:color="auto"/>
        <w:bottom w:val="none" w:sz="0" w:space="0" w:color="auto"/>
        <w:right w:val="none" w:sz="0" w:space="0" w:color="auto"/>
      </w:divBdr>
    </w:div>
    <w:div w:id="856236586">
      <w:bodyDiv w:val="1"/>
      <w:marLeft w:val="0"/>
      <w:marRight w:val="0"/>
      <w:marTop w:val="0"/>
      <w:marBottom w:val="0"/>
      <w:divBdr>
        <w:top w:val="none" w:sz="0" w:space="0" w:color="auto"/>
        <w:left w:val="none" w:sz="0" w:space="0" w:color="auto"/>
        <w:bottom w:val="none" w:sz="0" w:space="0" w:color="auto"/>
        <w:right w:val="none" w:sz="0" w:space="0" w:color="auto"/>
      </w:divBdr>
    </w:div>
    <w:div w:id="870386605">
      <w:bodyDiv w:val="1"/>
      <w:marLeft w:val="0"/>
      <w:marRight w:val="0"/>
      <w:marTop w:val="0"/>
      <w:marBottom w:val="0"/>
      <w:divBdr>
        <w:top w:val="none" w:sz="0" w:space="0" w:color="auto"/>
        <w:left w:val="none" w:sz="0" w:space="0" w:color="auto"/>
        <w:bottom w:val="none" w:sz="0" w:space="0" w:color="auto"/>
        <w:right w:val="none" w:sz="0" w:space="0" w:color="auto"/>
      </w:divBdr>
    </w:div>
    <w:div w:id="1047605753">
      <w:bodyDiv w:val="1"/>
      <w:marLeft w:val="0"/>
      <w:marRight w:val="0"/>
      <w:marTop w:val="0"/>
      <w:marBottom w:val="0"/>
      <w:divBdr>
        <w:top w:val="none" w:sz="0" w:space="0" w:color="auto"/>
        <w:left w:val="none" w:sz="0" w:space="0" w:color="auto"/>
        <w:bottom w:val="none" w:sz="0" w:space="0" w:color="auto"/>
        <w:right w:val="none" w:sz="0" w:space="0" w:color="auto"/>
      </w:divBdr>
    </w:div>
    <w:div w:id="1086541110">
      <w:bodyDiv w:val="1"/>
      <w:marLeft w:val="0"/>
      <w:marRight w:val="0"/>
      <w:marTop w:val="0"/>
      <w:marBottom w:val="0"/>
      <w:divBdr>
        <w:top w:val="none" w:sz="0" w:space="0" w:color="auto"/>
        <w:left w:val="none" w:sz="0" w:space="0" w:color="auto"/>
        <w:bottom w:val="none" w:sz="0" w:space="0" w:color="auto"/>
        <w:right w:val="none" w:sz="0" w:space="0" w:color="auto"/>
      </w:divBdr>
    </w:div>
    <w:div w:id="1095200703">
      <w:bodyDiv w:val="1"/>
      <w:marLeft w:val="0"/>
      <w:marRight w:val="0"/>
      <w:marTop w:val="0"/>
      <w:marBottom w:val="0"/>
      <w:divBdr>
        <w:top w:val="none" w:sz="0" w:space="0" w:color="auto"/>
        <w:left w:val="none" w:sz="0" w:space="0" w:color="auto"/>
        <w:bottom w:val="none" w:sz="0" w:space="0" w:color="auto"/>
        <w:right w:val="none" w:sz="0" w:space="0" w:color="auto"/>
      </w:divBdr>
    </w:div>
    <w:div w:id="1163275200">
      <w:bodyDiv w:val="1"/>
      <w:marLeft w:val="0"/>
      <w:marRight w:val="0"/>
      <w:marTop w:val="0"/>
      <w:marBottom w:val="0"/>
      <w:divBdr>
        <w:top w:val="none" w:sz="0" w:space="0" w:color="auto"/>
        <w:left w:val="none" w:sz="0" w:space="0" w:color="auto"/>
        <w:bottom w:val="none" w:sz="0" w:space="0" w:color="auto"/>
        <w:right w:val="none" w:sz="0" w:space="0" w:color="auto"/>
      </w:divBdr>
    </w:div>
    <w:div w:id="160461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un.org/un80-initiative/sites/default/files/2026-07/260723_UN80_Pre-Brief_WP18_Funding-Mechanisms.pdf" TargetMode="External"/><Relationship Id="rId1" Type="http://schemas.openxmlformats.org/officeDocument/2006/relationships/hyperlink" Target="https://www.un.org/sites/un2.un.org/files/governing_ai_for_humanity_final_report_en.pdf"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s>
</file>

<file path=word/_rels/footnotes.xml.rels><?xml version="1.0" encoding="UTF-8" standalone="yes"?>
<Relationships xmlns="http://schemas.openxmlformats.org/package/2006/relationships"><Relationship Id="rId8" Type="http://schemas.openxmlformats.org/officeDocument/2006/relationships/hyperlink" Target="https://www.un.org/sites/un2.un.org/files/governing_ai_for_humanity_final_report_en.pdf" TargetMode="External"/><Relationship Id="rId3" Type="http://schemas.openxmlformats.org/officeDocument/2006/relationships/hyperlink" Target="https://www.un.org/independent-international-scientific-panel-ai/sites/default/files/2026-07/en_Preliminary%20Report_.pdf" TargetMode="External"/><Relationship Id="rId7" Type="http://schemas.openxmlformats.org/officeDocument/2006/relationships/hyperlink" Target="https://docs.un.org/A/79/966" TargetMode="External"/><Relationship Id="rId2" Type="http://schemas.openxmlformats.org/officeDocument/2006/relationships/hyperlink" Target="https://openknowledge.worldbank.org/bitstreams/86903114-6212-4c45-9011-938925cc61d1/download" TargetMode="External"/><Relationship Id="rId1" Type="http://schemas.openxmlformats.org/officeDocument/2006/relationships/hyperlink" Target="https://www.un.org/sites/un2.un.org/files/governing_ai_for_humanity_final_report_en.pdf" TargetMode="External"/><Relationship Id="rId6" Type="http://schemas.openxmlformats.org/officeDocument/2006/relationships/hyperlink" Target="https://www.un.org/independent-international-scientific-panel-ai/sites/default/files/2026-07/en_Preliminary%20Report_.pdf" TargetMode="External"/><Relationship Id="rId5" Type="http://schemas.openxmlformats.org/officeDocument/2006/relationships/hyperlink" Target="https://unctad.org/system/files/official-document/tir2025_en.pdf" TargetMode="External"/><Relationship Id="rId4" Type="http://schemas.openxmlformats.org/officeDocument/2006/relationships/hyperlink" Target="https://hdr.undp.org/system/files/documents/global-report-document/hdr2025reporten.pdf" TargetMode="External"/><Relationship Id="rId9" Type="http://schemas.openxmlformats.org/officeDocument/2006/relationships/hyperlink" Target="https://www.un.org/sites/un2.un.org/files/z5jekq.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E848344484DD42903BBB9E99F6B211" ma:contentTypeVersion="20" ma:contentTypeDescription="Create a new document." ma:contentTypeScope="" ma:versionID="4c90c25016b6f4178b4ebbf6fd78e83d">
  <xsd:schema xmlns:xsd="http://www.w3.org/2001/XMLSchema" xmlns:xs="http://www.w3.org/2001/XMLSchema" xmlns:p="http://schemas.microsoft.com/office/2006/metadata/properties" xmlns:ns2="db45806d-a62c-41bf-9916-5b8cbc5ef133" xmlns:ns3="452c1c78-db6e-4c21-967d-f32ecbe94f88" xmlns:ns4="985ec44e-1bab-4c0b-9df0-6ba128686fc9" targetNamespace="http://schemas.microsoft.com/office/2006/metadata/properties" ma:root="true" ma:fieldsID="130e96d5cfd94ed8cc2ad2b2fa40033d" ns2:_="" ns3:_="" ns4:_="">
    <xsd:import namespace="db45806d-a62c-41bf-9916-5b8cbc5ef133"/>
    <xsd:import namespace="452c1c78-db6e-4c21-967d-f32ecbe94f88"/>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LinkToDocument" minOccurs="0"/>
                <xsd:element ref="ns3:SharedWithUsers" minOccurs="0"/>
                <xsd:element ref="ns3:SharedWithDetails" minOccurs="0"/>
                <xsd:element ref="ns2:MediaServiceDateTaken" minOccurs="0"/>
                <xsd:element ref="ns2:MediaServiceAutoTags" minOccurs="0"/>
                <xsd:element ref="ns2:MediaServiceOCR" minOccurs="0"/>
                <xsd:element ref="ns2:MediaServiceAutoKeyPoints" minOccurs="0"/>
                <xsd:element ref="ns2:MediaServiceKeyPoints" minOccurs="0"/>
                <xsd:element ref="ns2:_Flow_SignoffStatus" minOccurs="0"/>
                <xsd:element ref="ns2:MediaServiceGenerationTime" minOccurs="0"/>
                <xsd:element ref="ns2:MediaServiceEventHashCode" minOccurs="0"/>
                <xsd:element ref="ns2:MediaServiceObjectDetectorVersions" minOccurs="0"/>
                <xsd:element ref="ns2:lcf76f155ced4ddcb4097134ff3c332f" minOccurs="0"/>
                <xsd:element ref="ns4: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45806d-a62c-41bf-9916-5b8cbc5ef1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inkToDocument" ma:index="10" nillable="true" ma:displayName="LinkToDocument" ma:format="Hyperlink" ma:internalName="LinkToDocument">
      <xsd:complexType>
        <xsd:complexContent>
          <xsd:extension base="dms:URL">
            <xsd:sequence>
              <xsd:element name="Url" type="dms:ValidUrl" minOccurs="0" nillable="true"/>
              <xsd:element name="Description" type="xsd:string" nillable="true"/>
            </xsd:sequence>
          </xsd:extension>
        </xsd:complexContent>
      </xsd:complex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_Flow_SignoffStatus" ma:index="18" nillable="true" ma:displayName="Sign-off status" ma:internalName="Sign_x002d_off_x0020_status">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2c1c78-db6e-4c21-967d-f32ecbe94f88" elementFormDefault="qualified">
    <xsd:import namespace="http://schemas.microsoft.com/office/2006/documentManagement/types"/>
    <xsd:import namespace="http://schemas.microsoft.com/office/infopath/2007/PartnerControls"/>
    <xsd:element name="SharedWithUsers" ma:index="11"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10999832-7547-4334-a2a5-3f46ecb3c441}" ma:internalName="TaxCatchAll" ma:showField="CatchAllData" ma:web="452c1c78-db6e-4c21-967d-f32ecbe94f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b45806d-a62c-41bf-9916-5b8cbc5ef133" xsi:nil="true"/>
    <lcf76f155ced4ddcb4097134ff3c332f xmlns="db45806d-a62c-41bf-9916-5b8cbc5ef133">
      <Terms xmlns="http://schemas.microsoft.com/office/infopath/2007/PartnerControls"/>
    </lcf76f155ced4ddcb4097134ff3c332f>
    <LinkToDocument xmlns="db45806d-a62c-41bf-9916-5b8cbc5ef133">
      <Url xsi:nil="true"/>
      <Description xsi:nil="true"/>
    </LinkToDocument>
    <TaxCatchAll xmlns="985ec44e-1bab-4c0b-9df0-6ba128686fc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E166C-67D5-4436-B0A0-41255DA0D0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45806d-a62c-41bf-9916-5b8cbc5ef133"/>
    <ds:schemaRef ds:uri="452c1c78-db6e-4c21-967d-f32ecbe94f88"/>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CFEA76-1606-4906-BB8A-23F26FED295D}">
  <ds:schemaRefs>
    <ds:schemaRef ds:uri="http://schemas.microsoft.com/sharepoint/v3/contenttype/forms"/>
  </ds:schemaRefs>
</ds:datastoreItem>
</file>

<file path=customXml/itemProps3.xml><?xml version="1.0" encoding="utf-8"?>
<ds:datastoreItem xmlns:ds="http://schemas.openxmlformats.org/officeDocument/2006/customXml" ds:itemID="{62E51280-6F2B-482E-94C3-85BF74EEF27C}">
  <ds:schemaRefs>
    <ds:schemaRef ds:uri="http://schemas.microsoft.com/office/2006/metadata/properties"/>
    <ds:schemaRef ds:uri="http://schemas.microsoft.com/office/infopath/2007/PartnerControls"/>
    <ds:schemaRef ds:uri="db45806d-a62c-41bf-9916-5b8cbc5ef133"/>
    <ds:schemaRef ds:uri="985ec44e-1bab-4c0b-9df0-6ba128686fc9"/>
  </ds:schemaRefs>
</ds:datastoreItem>
</file>

<file path=customXml/itemProps4.xml><?xml version="1.0" encoding="utf-8"?>
<ds:datastoreItem xmlns:ds="http://schemas.openxmlformats.org/officeDocument/2006/customXml" ds:itemID="{A2213182-4106-4926-B6F8-84128D6A8DEC}">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Normal.dotm</Template>
  <TotalTime>245</TotalTime>
  <Pages>1</Pages>
  <Words>1257</Words>
  <Characters>7169</Characters>
  <Application>Microsoft Office Word</Application>
  <DocSecurity>4</DocSecurity>
  <Lines>59</Lines>
  <Paragraphs>16</Paragraphs>
  <ScaleCrop>false</ScaleCrop>
  <Company/>
  <LinksUpToDate>false</LinksUpToDate>
  <CharactersWithSpaces>8410</CharactersWithSpaces>
  <SharedDoc>false</SharedDoc>
  <HLinks>
    <vt:vector size="66" baseType="variant">
      <vt:variant>
        <vt:i4>983051</vt:i4>
      </vt:variant>
      <vt:variant>
        <vt:i4>24</vt:i4>
      </vt:variant>
      <vt:variant>
        <vt:i4>0</vt:i4>
      </vt:variant>
      <vt:variant>
        <vt:i4>5</vt:i4>
      </vt:variant>
      <vt:variant>
        <vt:lpwstr>https://www.un.org/sites/un2.un.org/files/z5jekq.pdf</vt:lpwstr>
      </vt:variant>
      <vt:variant>
        <vt:lpwstr/>
      </vt:variant>
      <vt:variant>
        <vt:i4>5636104</vt:i4>
      </vt:variant>
      <vt:variant>
        <vt:i4>21</vt:i4>
      </vt:variant>
      <vt:variant>
        <vt:i4>0</vt:i4>
      </vt:variant>
      <vt:variant>
        <vt:i4>5</vt:i4>
      </vt:variant>
      <vt:variant>
        <vt:lpwstr>https://www.un.org/sites/un2.un.org/files/governing_ai_for_humanity_final_report_en.pdf</vt:lpwstr>
      </vt:variant>
      <vt:variant>
        <vt:lpwstr/>
      </vt:variant>
      <vt:variant>
        <vt:i4>1179712</vt:i4>
      </vt:variant>
      <vt:variant>
        <vt:i4>18</vt:i4>
      </vt:variant>
      <vt:variant>
        <vt:i4>0</vt:i4>
      </vt:variant>
      <vt:variant>
        <vt:i4>5</vt:i4>
      </vt:variant>
      <vt:variant>
        <vt:lpwstr>https://docs.un.org/A/79/966</vt:lpwstr>
      </vt:variant>
      <vt:variant>
        <vt:lpwstr/>
      </vt:variant>
      <vt:variant>
        <vt:i4>327700</vt:i4>
      </vt:variant>
      <vt:variant>
        <vt:i4>15</vt:i4>
      </vt:variant>
      <vt:variant>
        <vt:i4>0</vt:i4>
      </vt:variant>
      <vt:variant>
        <vt:i4>5</vt:i4>
      </vt:variant>
      <vt:variant>
        <vt:lpwstr>https://www.un.org/independent-international-scientific-panel-ai/sites/default/files/2026-07/en_Preliminary Report_.pdf</vt:lpwstr>
      </vt:variant>
      <vt:variant>
        <vt:lpwstr/>
      </vt:variant>
      <vt:variant>
        <vt:i4>6357084</vt:i4>
      </vt:variant>
      <vt:variant>
        <vt:i4>12</vt:i4>
      </vt:variant>
      <vt:variant>
        <vt:i4>0</vt:i4>
      </vt:variant>
      <vt:variant>
        <vt:i4>5</vt:i4>
      </vt:variant>
      <vt:variant>
        <vt:lpwstr>https://unctad.org/system/files/official-document/tir2025_en.pdf</vt:lpwstr>
      </vt:variant>
      <vt:variant>
        <vt:lpwstr/>
      </vt:variant>
      <vt:variant>
        <vt:i4>2949244</vt:i4>
      </vt:variant>
      <vt:variant>
        <vt:i4>9</vt:i4>
      </vt:variant>
      <vt:variant>
        <vt:i4>0</vt:i4>
      </vt:variant>
      <vt:variant>
        <vt:i4>5</vt:i4>
      </vt:variant>
      <vt:variant>
        <vt:lpwstr>https://hdr.undp.org/system/files/documents/global-report-document/hdr2025reporten.pdf</vt:lpwstr>
      </vt:variant>
      <vt:variant>
        <vt:lpwstr/>
      </vt:variant>
      <vt:variant>
        <vt:i4>327700</vt:i4>
      </vt:variant>
      <vt:variant>
        <vt:i4>6</vt:i4>
      </vt:variant>
      <vt:variant>
        <vt:i4>0</vt:i4>
      </vt:variant>
      <vt:variant>
        <vt:i4>5</vt:i4>
      </vt:variant>
      <vt:variant>
        <vt:lpwstr>https://www.un.org/independent-international-scientific-panel-ai/sites/default/files/2026-07/en_Preliminary Report_.pdf</vt:lpwstr>
      </vt:variant>
      <vt:variant>
        <vt:lpwstr/>
      </vt:variant>
      <vt:variant>
        <vt:i4>1638429</vt:i4>
      </vt:variant>
      <vt:variant>
        <vt:i4>3</vt:i4>
      </vt:variant>
      <vt:variant>
        <vt:i4>0</vt:i4>
      </vt:variant>
      <vt:variant>
        <vt:i4>5</vt:i4>
      </vt:variant>
      <vt:variant>
        <vt:lpwstr>https://openknowledge.worldbank.org/bitstreams/86903114-6212-4c45-9011-938925cc61d1/download</vt:lpwstr>
      </vt:variant>
      <vt:variant>
        <vt:lpwstr/>
      </vt:variant>
      <vt:variant>
        <vt:i4>5636104</vt:i4>
      </vt:variant>
      <vt:variant>
        <vt:i4>0</vt:i4>
      </vt:variant>
      <vt:variant>
        <vt:i4>0</vt:i4>
      </vt:variant>
      <vt:variant>
        <vt:i4>5</vt:i4>
      </vt:variant>
      <vt:variant>
        <vt:lpwstr>https://www.un.org/sites/un2.un.org/files/governing_ai_for_humanity_final_report_en.pdf</vt:lpwstr>
      </vt:variant>
      <vt:variant>
        <vt:lpwstr/>
      </vt:variant>
      <vt:variant>
        <vt:i4>5898330</vt:i4>
      </vt:variant>
      <vt:variant>
        <vt:i4>3</vt:i4>
      </vt:variant>
      <vt:variant>
        <vt:i4>0</vt:i4>
      </vt:variant>
      <vt:variant>
        <vt:i4>5</vt:i4>
      </vt:variant>
      <vt:variant>
        <vt:lpwstr>https://www.un.org/un80-initiative/sites/default/files/2026-07/260723_UN80_Pre-Brief_WP18_Funding-Mechanisms.pdf</vt:lpwstr>
      </vt:variant>
      <vt:variant>
        <vt:lpwstr/>
      </vt:variant>
      <vt:variant>
        <vt:i4>5636104</vt:i4>
      </vt:variant>
      <vt:variant>
        <vt:i4>0</vt:i4>
      </vt:variant>
      <vt:variant>
        <vt:i4>0</vt:i4>
      </vt:variant>
      <vt:variant>
        <vt:i4>5</vt:i4>
      </vt:variant>
      <vt:variant>
        <vt:lpwstr>https://www.un.org/sites/un2.un.org/files/governing_ai_for_humanity_final_report_en.pdf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Quintin Chou-Lambert</cp:lastModifiedBy>
  <cp:revision>143</cp:revision>
  <dcterms:created xsi:type="dcterms:W3CDTF">2026-08-07T12:47:00Z</dcterms:created>
  <dcterms:modified xsi:type="dcterms:W3CDTF">2026-08-13T22:11:00Z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0x0101009EE848344484DD42903BBB9E99F6B211</vt:lpwstr>
  </property>
  <property fmtid="{D5CDD505-2E9C-101B-9397-08002B2CF9AE}" pid="4" name="docLang">
    <vt:lpwstr>en</vt:lpwstr>
  </property>
</Properties>
</file>